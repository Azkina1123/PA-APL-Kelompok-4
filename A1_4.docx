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D74C4" w14:textId="422866BF" w:rsidR="00873BA1" w:rsidRPr="007C3DD9" w:rsidRDefault="00873BA1" w:rsidP="00873BA1">
      <w:pPr>
        <w:jc w:val="center"/>
        <w:rPr>
          <w:rFonts w:ascii="Times New Roman" w:hAnsi="Times New Roman" w:cs="Times New Roman"/>
        </w:rPr>
      </w:pPr>
      <w:ins w:id="0" w:author="Aziizah Oki Shofrina" w:date="2022-06-02T20:51:00Z">
        <w:r w:rsidRPr="007C3DD9">
          <w:rPr>
            <w:rFonts w:ascii="Times New Roman" w:eastAsia="Times New Roman" w:hAnsi="Times New Roman" w:cs="Times New Roman"/>
            <w:noProof/>
            <w:sz w:val="28"/>
            <w:szCs w:val="28"/>
            <w:lang w:eastAsia="id-ID"/>
          </w:rPr>
          <w:drawing>
            <wp:anchor distT="0" distB="0" distL="0" distR="0" simplePos="0" relativeHeight="251658248" behindDoc="1" locked="0" layoutInCell="1" hidden="0" allowOverlap="1" wp14:anchorId="2B6E546D" wp14:editId="147F03B4">
              <wp:simplePos x="0" y="0"/>
              <wp:positionH relativeFrom="page">
                <wp:posOffset>3228340</wp:posOffset>
              </wp:positionH>
              <wp:positionV relativeFrom="page">
                <wp:posOffset>1218142</wp:posOffset>
              </wp:positionV>
              <wp:extent cx="1473835" cy="1473835"/>
              <wp:effectExtent l="0" t="0" r="0" b="0"/>
              <wp:wrapNone/>
              <wp:docPr id="151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835" cy="147383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w:ins>
      <w:ins w:id="1" w:author="Aziizah Oki Shofrina" w:date="2022-06-02T20:50:00Z">
        <w:r w:rsidRPr="007C3DD9">
          <w:rPr>
            <w:rFonts w:ascii="Times New Roman" w:eastAsia="Times New Roman" w:hAnsi="Times New Roman" w:cs="Times New Roman"/>
            <w:noProof/>
            <w:sz w:val="28"/>
            <w:szCs w:val="28"/>
            <w:lang w:eastAsia="id-ID"/>
          </w:rPr>
          <w:drawing>
            <wp:anchor distT="0" distB="0" distL="0" distR="0" simplePos="0" relativeHeight="251658246" behindDoc="1" locked="0" layoutInCell="1" hidden="0" allowOverlap="1" wp14:anchorId="609B8FC8" wp14:editId="147F03B4">
              <wp:simplePos x="0" y="0"/>
              <wp:positionH relativeFrom="page">
                <wp:posOffset>3228340</wp:posOffset>
              </wp:positionH>
              <wp:positionV relativeFrom="page">
                <wp:posOffset>1218142</wp:posOffset>
              </wp:positionV>
              <wp:extent cx="1473835" cy="1473835"/>
              <wp:effectExtent l="0" t="0" r="0" b="0"/>
              <wp:wrapNone/>
              <wp:docPr id="115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835" cy="147383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w:ins>
      <w:ins w:id="2" w:author="Aziizah Oki Shofrina" w:date="2022-06-02T20:48:00Z">
        <w:r w:rsidRPr="007C3DD9">
          <w:rPr>
            <w:rFonts w:ascii="Times New Roman" w:eastAsia="Times New Roman" w:hAnsi="Times New Roman" w:cs="Times New Roman"/>
            <w:noProof/>
            <w:sz w:val="28"/>
            <w:szCs w:val="28"/>
            <w:lang w:eastAsia="id-ID"/>
          </w:rPr>
          <w:drawing>
            <wp:anchor distT="0" distB="0" distL="0" distR="0" simplePos="0" relativeHeight="251658244" behindDoc="1" locked="0" layoutInCell="1" hidden="0" allowOverlap="1" wp14:anchorId="68FD107A" wp14:editId="147F03B4">
              <wp:simplePos x="0" y="0"/>
              <wp:positionH relativeFrom="page">
                <wp:posOffset>3228340</wp:posOffset>
              </wp:positionH>
              <wp:positionV relativeFrom="page">
                <wp:posOffset>1218142</wp:posOffset>
              </wp:positionV>
              <wp:extent cx="1473835" cy="1473835"/>
              <wp:effectExtent l="0" t="0" r="0" b="0"/>
              <wp:wrapNone/>
              <wp:docPr id="79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835" cy="147383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w:ins>
      <w:del w:id="3" w:author="Bramantyo Wibisono" w:date="2022-06-02T20:46:00Z">
        <w:r w:rsidRPr="007C3DD9">
          <w:rPr>
            <w:rFonts w:ascii="Times New Roman" w:eastAsia="Times New Roman" w:hAnsi="Times New Roman" w:cs="Times New Roman"/>
            <w:noProof/>
            <w:sz w:val="28"/>
            <w:szCs w:val="28"/>
            <w:lang w:eastAsia="id-ID"/>
          </w:rPr>
          <w:drawing>
            <wp:anchor distT="0" distB="0" distL="0" distR="0" simplePos="0" relativeHeight="251658242" behindDoc="1" locked="0" layoutInCell="1" hidden="0" allowOverlap="1" wp14:anchorId="0C40A213" wp14:editId="147F03B4">
              <wp:simplePos x="0" y="0"/>
              <wp:positionH relativeFrom="page">
                <wp:posOffset>3228340</wp:posOffset>
              </wp:positionH>
              <wp:positionV relativeFrom="page">
                <wp:posOffset>1218142</wp:posOffset>
              </wp:positionV>
              <wp:extent cx="1473835" cy="1473835"/>
              <wp:effectExtent l="0" t="0" r="0" b="0"/>
              <wp:wrapNone/>
              <wp:docPr id="4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835" cy="147383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w:del>
      <w:ins w:id="4" w:author="Bramantyo Wibisono" w:date="2022-06-02T20:46:00Z">
        <w:r w:rsidRPr="007C3DD9">
          <w:rPr>
            <w:rFonts w:ascii="Times New Roman" w:eastAsia="Times New Roman" w:hAnsi="Times New Roman" w:cs="Times New Roman"/>
            <w:noProof/>
            <w:sz w:val="28"/>
            <w:szCs w:val="28"/>
            <w:lang w:eastAsia="id-ID"/>
          </w:rPr>
          <w:drawing>
            <wp:anchor distT="0" distB="0" distL="0" distR="0" simplePos="0" relativeHeight="251658240" behindDoc="1" locked="0" layoutInCell="1" hidden="0" allowOverlap="1" wp14:anchorId="4798FCDE" wp14:editId="7430E8C8">
              <wp:simplePos x="0" y="0"/>
              <wp:positionH relativeFrom="page">
                <wp:posOffset>3228340</wp:posOffset>
              </wp:positionH>
              <wp:positionV relativeFrom="page">
                <wp:posOffset>1218142</wp:posOffset>
              </wp:positionV>
              <wp:extent cx="1473835" cy="1473835"/>
              <wp:effectExtent l="0" t="0" r="0" b="0"/>
              <wp:wrapNone/>
              <wp:docPr id="50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835" cy="147383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w:ins>
    </w:p>
    <w:p w14:paraId="12A55374" w14:textId="77777777" w:rsidR="00873BA1" w:rsidRPr="007C3DD9" w:rsidRDefault="00873BA1" w:rsidP="00873BA1">
      <w:pPr>
        <w:jc w:val="center"/>
        <w:rPr>
          <w:rFonts w:ascii="Times New Roman" w:hAnsi="Times New Roman" w:cs="Times New Roman"/>
        </w:rPr>
      </w:pPr>
    </w:p>
    <w:p w14:paraId="6B7F5138" w14:textId="77777777" w:rsidR="00873BA1" w:rsidRPr="007C3DD9" w:rsidRDefault="00873BA1" w:rsidP="00873BA1">
      <w:pPr>
        <w:jc w:val="center"/>
        <w:rPr>
          <w:rFonts w:ascii="Times New Roman" w:hAnsi="Times New Roman" w:cs="Times New Roman"/>
        </w:rPr>
      </w:pPr>
    </w:p>
    <w:p w14:paraId="0E5BC782" w14:textId="77777777" w:rsidR="00873BA1" w:rsidRPr="007C3DD9" w:rsidRDefault="00873BA1" w:rsidP="00873BA1">
      <w:pPr>
        <w:jc w:val="center"/>
        <w:rPr>
          <w:rFonts w:ascii="Times New Roman" w:hAnsi="Times New Roman" w:cs="Times New Roman"/>
        </w:rPr>
      </w:pPr>
    </w:p>
    <w:p w14:paraId="72018AEF" w14:textId="77777777" w:rsidR="00443C3D" w:rsidRPr="007C3DD9" w:rsidRDefault="00873BA1" w:rsidP="00873B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  <w:b/>
          <w:sz w:val="24"/>
          <w:szCs w:val="24"/>
        </w:rPr>
        <w:t>LAPORAN PROJEK AKHIR</w:t>
      </w:r>
    </w:p>
    <w:p w14:paraId="403BE251" w14:textId="2E4E11E1" w:rsidR="00873BA1" w:rsidRPr="007C3DD9" w:rsidRDefault="00873BA1" w:rsidP="00C22ED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  <w:b/>
          <w:sz w:val="24"/>
          <w:szCs w:val="24"/>
        </w:rPr>
        <w:t>JUDUL PROGRAM</w:t>
      </w:r>
    </w:p>
    <w:p w14:paraId="22E90823" w14:textId="0128E223" w:rsidR="00E16BD4" w:rsidRPr="007C3DD9" w:rsidRDefault="00C22EDD" w:rsidP="00E16BD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  <w:b/>
          <w:sz w:val="24"/>
          <w:szCs w:val="24"/>
        </w:rPr>
        <w:t>PENDATAAN PENDUDUK DI</w:t>
      </w:r>
      <w:r w:rsidR="00D37E95" w:rsidRPr="007C3DD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C3DD9">
        <w:rPr>
          <w:rFonts w:ascii="Times New Roman" w:hAnsi="Times New Roman" w:cs="Times New Roman"/>
          <w:b/>
          <w:sz w:val="24"/>
          <w:szCs w:val="24"/>
        </w:rPr>
        <w:t>WILAYAH KOTA</w:t>
      </w:r>
      <w:r w:rsidR="00180CEC" w:rsidRPr="007C3DD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C3DD9">
        <w:rPr>
          <w:rFonts w:ascii="Times New Roman" w:hAnsi="Times New Roman" w:cs="Times New Roman"/>
          <w:b/>
          <w:sz w:val="24"/>
          <w:szCs w:val="24"/>
        </w:rPr>
        <w:t>SAMARINDA</w:t>
      </w:r>
    </w:p>
    <w:p w14:paraId="052897AB" w14:textId="13183655" w:rsidR="00E16BD4" w:rsidRPr="007C3DD9" w:rsidRDefault="00C22EDD" w:rsidP="00E16BD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D354AC0" w14:textId="2C3EED76" w:rsidR="00873BA1" w:rsidRPr="007C3DD9" w:rsidRDefault="00873BA1" w:rsidP="00E16BD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>MATAKULIAH:</w:t>
      </w:r>
    </w:p>
    <w:p w14:paraId="30819585" w14:textId="0D1AAEBC" w:rsidR="00873BA1" w:rsidRPr="007C3DD9" w:rsidRDefault="00C22EDD" w:rsidP="00E16BD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sz w:val="24"/>
          <w:szCs w:val="24"/>
        </w:rPr>
        <w:t>ALGORITMA PEMROGRAMAN</w:t>
      </w:r>
      <w:r w:rsidR="00C76EED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LANJ</w:t>
      </w:r>
      <w:r w:rsidR="00AF49E7" w:rsidRPr="007C3DD9">
        <w:rPr>
          <w:rFonts w:ascii="Times New Roman" w:hAnsi="Times New Roman" w:cs="Times New Roman"/>
          <w:sz w:val="24"/>
          <w:szCs w:val="24"/>
          <w:lang w:val="en-US"/>
        </w:rPr>
        <w:t>UT</w:t>
      </w:r>
    </w:p>
    <w:p w14:paraId="7F111C22" w14:textId="77777777" w:rsidR="00E16BD4" w:rsidRPr="007C3DD9" w:rsidRDefault="00E16BD4" w:rsidP="00E16BD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51ED33" w14:textId="77777777" w:rsidR="00873BA1" w:rsidRPr="007C3DD9" w:rsidRDefault="00873BA1" w:rsidP="006A5E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>Disusun Oleh:</w:t>
      </w:r>
    </w:p>
    <w:p w14:paraId="3399CAA4" w14:textId="77777777" w:rsidR="008577C7" w:rsidRPr="007C3DD9" w:rsidRDefault="008577C7" w:rsidP="006A5ED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7C3DD9">
        <w:rPr>
          <w:rFonts w:ascii="Times New Roman" w:hAnsi="Times New Roman" w:cs="Times New Roman"/>
          <w:szCs w:val="24"/>
        </w:rPr>
        <w:t>Kelompok / A 4 / 2022</w:t>
      </w:r>
    </w:p>
    <w:p w14:paraId="2DFFC288" w14:textId="77777777" w:rsidR="008577C7" w:rsidRPr="007C3DD9" w:rsidRDefault="008577C7" w:rsidP="006A5ED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7C3DD9">
        <w:rPr>
          <w:rFonts w:ascii="Times New Roman" w:hAnsi="Times New Roman" w:cs="Times New Roman"/>
          <w:szCs w:val="24"/>
        </w:rPr>
        <w:t>Aziizah Oki Shofrina / 2109106004 (Ketua)</w:t>
      </w:r>
    </w:p>
    <w:p w14:paraId="47D6A3C9" w14:textId="77777777" w:rsidR="008577C7" w:rsidRPr="007C3DD9" w:rsidRDefault="008577C7" w:rsidP="006A5ED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7C3DD9">
        <w:rPr>
          <w:rFonts w:ascii="Times New Roman" w:hAnsi="Times New Roman" w:cs="Times New Roman"/>
          <w:szCs w:val="24"/>
        </w:rPr>
        <w:t xml:space="preserve">Chintia Liu </w:t>
      </w:r>
      <w:proofErr w:type="spellStart"/>
      <w:r w:rsidRPr="007C3DD9">
        <w:rPr>
          <w:rFonts w:ascii="Times New Roman" w:hAnsi="Times New Roman" w:cs="Times New Roman"/>
          <w:szCs w:val="24"/>
        </w:rPr>
        <w:t>Wintin</w:t>
      </w:r>
      <w:proofErr w:type="spellEnd"/>
      <w:r w:rsidRPr="007C3DD9">
        <w:rPr>
          <w:rFonts w:ascii="Times New Roman" w:hAnsi="Times New Roman" w:cs="Times New Roman"/>
          <w:szCs w:val="24"/>
        </w:rPr>
        <w:t xml:space="preserve"> / 2109106008</w:t>
      </w:r>
    </w:p>
    <w:p w14:paraId="105641B2" w14:textId="77777777" w:rsidR="008577C7" w:rsidRPr="007C3DD9" w:rsidRDefault="008577C7" w:rsidP="006A5ED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7C3DD9">
        <w:rPr>
          <w:rFonts w:ascii="Times New Roman" w:hAnsi="Times New Roman" w:cs="Times New Roman"/>
          <w:szCs w:val="24"/>
        </w:rPr>
        <w:t>Muhammad Fikri / 2109106010</w:t>
      </w:r>
    </w:p>
    <w:p w14:paraId="23B37432" w14:textId="77777777" w:rsidR="008577C7" w:rsidRPr="007C3DD9" w:rsidRDefault="008577C7" w:rsidP="006A5ED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7C3DD9">
        <w:rPr>
          <w:rFonts w:ascii="Times New Roman" w:hAnsi="Times New Roman" w:cs="Times New Roman"/>
          <w:szCs w:val="24"/>
        </w:rPr>
        <w:t xml:space="preserve"> Bramantyo Ardi Harimurti Wibisono / 2109106013</w:t>
      </w:r>
    </w:p>
    <w:p w14:paraId="6048A114" w14:textId="77777777" w:rsidR="0018287D" w:rsidRPr="007C3DD9" w:rsidRDefault="0018287D" w:rsidP="006A5ED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</w:p>
    <w:p w14:paraId="0CF02E49" w14:textId="59621B05" w:rsidR="00873BA1" w:rsidRPr="007C3DD9" w:rsidRDefault="00873BA1" w:rsidP="001828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>Asisten</w:t>
      </w:r>
      <w:r w:rsidR="00033B91" w:rsidRPr="007C3DD9">
        <w:rPr>
          <w:rFonts w:ascii="Times New Roman" w:hAnsi="Times New Roman" w:cs="Times New Roman"/>
          <w:sz w:val="24"/>
          <w:szCs w:val="24"/>
        </w:rPr>
        <w:t xml:space="preserve"> Lab (Pembimbing)</w:t>
      </w:r>
      <w:r w:rsidRPr="007C3DD9">
        <w:rPr>
          <w:rFonts w:ascii="Times New Roman" w:hAnsi="Times New Roman" w:cs="Times New Roman"/>
          <w:sz w:val="24"/>
          <w:szCs w:val="24"/>
        </w:rPr>
        <w:t>:</w:t>
      </w:r>
    </w:p>
    <w:p w14:paraId="752C4BFB" w14:textId="2AFA943C" w:rsidR="00033B91" w:rsidRPr="007C3DD9" w:rsidRDefault="00033B91" w:rsidP="00033B9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ins w:id="5" w:author="Aziizah Oki Shofrina" w:date="2022-06-02T20:51:00Z">
        <w:r w:rsidRPr="007C3DD9">
          <w:rPr>
            <w:rFonts w:ascii="Times New Roman" w:hAnsi="Times New Roman" w:cs="Times New Roman"/>
            <w:noProof/>
            <w:sz w:val="24"/>
            <w:szCs w:val="24"/>
            <w:lang w:eastAsia="id-ID"/>
          </w:rPr>
          <mc:AlternateContent>
            <mc:Choice Requires="wps">
              <w:drawing>
                <wp:anchor distT="0" distB="0" distL="114300" distR="114300" simplePos="0" relativeHeight="251658249" behindDoc="0" locked="0" layoutInCell="1" allowOverlap="1" wp14:anchorId="00BABF5E" wp14:editId="67BDD9F8">
                  <wp:simplePos x="0" y="0"/>
                  <wp:positionH relativeFrom="column">
                    <wp:posOffset>1769745</wp:posOffset>
                  </wp:positionH>
                  <wp:positionV relativeFrom="paragraph">
                    <wp:posOffset>249555</wp:posOffset>
                  </wp:positionV>
                  <wp:extent cx="1476375" cy="0"/>
                  <wp:effectExtent l="0" t="0" r="9525" b="19050"/>
                  <wp:wrapNone/>
                  <wp:docPr id="152" name="Straight Connector 15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476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00A3B275" id="Straight Connector 152" o:spid="_x0000_s1026" style="position:absolute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35pt,19.65pt" to="255.6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" strokecolor="black [3040]"/>
              </w:pict>
            </mc:Fallback>
          </mc:AlternateContent>
        </w:r>
      </w:ins>
      <w:ins w:id="6" w:author="Aziizah Oki Shofrina" w:date="2022-06-02T20:50:00Z">
        <w:r w:rsidRPr="007C3DD9">
          <w:rPr>
            <w:rFonts w:ascii="Times New Roman" w:hAnsi="Times New Roman" w:cs="Times New Roman"/>
            <w:noProof/>
            <w:sz w:val="24"/>
            <w:szCs w:val="24"/>
            <w:lang w:eastAsia="id-ID"/>
          </w:rPr>
          <mc:AlternateContent>
            <mc:Choice Requires="wps">
              <w:drawing>
                <wp:anchor distT="0" distB="0" distL="114300" distR="114300" simplePos="0" relativeHeight="251658247" behindDoc="0" locked="0" layoutInCell="1" allowOverlap="1" wp14:anchorId="3A9BD314" wp14:editId="67BDD9F8">
                  <wp:simplePos x="0" y="0"/>
                  <wp:positionH relativeFrom="column">
                    <wp:posOffset>1769745</wp:posOffset>
                  </wp:positionH>
                  <wp:positionV relativeFrom="paragraph">
                    <wp:posOffset>249555</wp:posOffset>
                  </wp:positionV>
                  <wp:extent cx="1476375" cy="0"/>
                  <wp:effectExtent l="0" t="0" r="9525" b="19050"/>
                  <wp:wrapNone/>
                  <wp:docPr id="116" name="Straight Connector 1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476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EDCB7B0" id="Straight Connector 116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35pt,19.65pt" to="255.6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" strokecolor="black [3040]"/>
              </w:pict>
            </mc:Fallback>
          </mc:AlternateContent>
        </w:r>
      </w:ins>
      <w:ins w:id="7" w:author="Aziizah Oki Shofrina" w:date="2022-06-02T20:48:00Z">
        <w:r w:rsidRPr="007C3DD9">
          <w:rPr>
            <w:rFonts w:ascii="Times New Roman" w:hAnsi="Times New Roman" w:cs="Times New Roman"/>
            <w:noProof/>
            <w:sz w:val="24"/>
            <w:szCs w:val="24"/>
            <w:lang w:eastAsia="id-ID"/>
          </w:rPr>
          <mc:AlternateContent>
            <mc:Choice Requires="wps">
              <w:drawing>
                <wp:anchor distT="0" distB="0" distL="114300" distR="114300" simplePos="0" relativeHeight="251658245" behindDoc="0" locked="0" layoutInCell="1" allowOverlap="1" wp14:anchorId="49D78DC8" wp14:editId="67BDD9F8">
                  <wp:simplePos x="0" y="0"/>
                  <wp:positionH relativeFrom="column">
                    <wp:posOffset>1769745</wp:posOffset>
                  </wp:positionH>
                  <wp:positionV relativeFrom="paragraph">
                    <wp:posOffset>249555</wp:posOffset>
                  </wp:positionV>
                  <wp:extent cx="1476375" cy="0"/>
                  <wp:effectExtent l="0" t="0" r="9525" b="19050"/>
                  <wp:wrapNone/>
                  <wp:docPr id="80" name="Straight Connector 8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476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A14DBD7" id="Straight Connector 80" o:spid="_x0000_s1026" style="position:absolute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35pt,19.65pt" to="255.6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" strokecolor="black [3040]"/>
              </w:pict>
            </mc:Fallback>
          </mc:AlternateContent>
        </w:r>
      </w:ins>
      <w:del w:id="8" w:author="Bramantyo Wibisono" w:date="2022-06-02T20:46:00Z">
        <w:r w:rsidRPr="007C3DD9">
          <w:rPr>
            <w:rFonts w:ascii="Times New Roman" w:hAnsi="Times New Roman" w:cs="Times New Roman"/>
            <w:noProof/>
            <w:sz w:val="24"/>
            <w:szCs w:val="24"/>
            <w:lang w:eastAsia="id-ID"/>
          </w:rPr>
          <mc:AlternateContent>
            <mc:Choice Requires="wps">
              <w:drawing>
                <wp:anchor distT="0" distB="0" distL="114300" distR="114300" simplePos="0" relativeHeight="251658243" behindDoc="0" locked="0" layoutInCell="1" allowOverlap="1" wp14:anchorId="77A239C9" wp14:editId="67BDD9F8">
                  <wp:simplePos x="0" y="0"/>
                  <wp:positionH relativeFrom="column">
                    <wp:posOffset>1769745</wp:posOffset>
                  </wp:positionH>
                  <wp:positionV relativeFrom="paragraph">
                    <wp:posOffset>249555</wp:posOffset>
                  </wp:positionV>
                  <wp:extent cx="1476375" cy="0"/>
                  <wp:effectExtent l="0" t="0" r="9525" b="19050"/>
                  <wp:wrapNone/>
                  <wp:docPr id="7" name="Straight Connector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476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04187F8A" id="Straight Connector 7" o:spid="_x0000_s1026" style="position:absolute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35pt,19.65pt" to="255.6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" strokecolor="black [3040]"/>
              </w:pict>
            </mc:Fallback>
          </mc:AlternateContent>
        </w:r>
      </w:del>
      <w:ins w:id="9" w:author="Bramantyo Wibisono" w:date="2022-06-02T20:46:00Z">
        <w:r w:rsidRPr="007C3DD9">
          <w:rPr>
            <w:rFonts w:ascii="Times New Roman" w:hAnsi="Times New Roman" w:cs="Times New Roman"/>
            <w:noProof/>
            <w:sz w:val="24"/>
            <w:szCs w:val="24"/>
            <w:lang w:eastAsia="id-ID"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39B4D767" wp14:editId="135F346C">
                  <wp:simplePos x="0" y="0"/>
                  <wp:positionH relativeFrom="column">
                    <wp:posOffset>1769745</wp:posOffset>
                  </wp:positionH>
                  <wp:positionV relativeFrom="paragraph">
                    <wp:posOffset>249555</wp:posOffset>
                  </wp:positionV>
                  <wp:extent cx="1476375" cy="0"/>
                  <wp:effectExtent l="0" t="0" r="952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476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6F8A4498" id="Straight Connector 1" o:spid="_x0000_s1026" style="position:absolute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35pt,19.65pt" to="255.6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" strokecolor="black [3040]"/>
              </w:pict>
            </mc:Fallback>
          </mc:AlternateContent>
        </w:r>
      </w:ins>
      <w:proofErr w:type="spellStart"/>
      <w:r w:rsidR="00384982" w:rsidRPr="007C3DD9">
        <w:rPr>
          <w:rFonts w:ascii="Times New Roman" w:hAnsi="Times New Roman" w:cs="Times New Roman"/>
          <w:sz w:val="24"/>
          <w:szCs w:val="24"/>
        </w:rPr>
        <w:t>Fayza</w:t>
      </w:r>
      <w:proofErr w:type="spellEnd"/>
      <w:r w:rsidR="00384982" w:rsidRPr="007C3DD9">
        <w:rPr>
          <w:rFonts w:ascii="Times New Roman" w:hAnsi="Times New Roman" w:cs="Times New Roman"/>
          <w:sz w:val="24"/>
          <w:szCs w:val="24"/>
        </w:rPr>
        <w:t xml:space="preserve"> Vir</w:t>
      </w:r>
      <w:r w:rsidRPr="007C3DD9">
        <w:rPr>
          <w:rFonts w:ascii="Times New Roman" w:hAnsi="Times New Roman" w:cs="Times New Roman"/>
          <w:sz w:val="24"/>
          <w:szCs w:val="24"/>
        </w:rPr>
        <w:t>da</w:t>
      </w:r>
      <w:proofErr w:type="spellStart"/>
      <w:r w:rsidR="00384982" w:rsidRPr="007C3DD9">
        <w:rPr>
          <w:rFonts w:ascii="Times New Roman" w:hAnsi="Times New Roman" w:cs="Times New Roman"/>
          <w:sz w:val="24"/>
          <w:szCs w:val="24"/>
          <w:lang w:val="en-US"/>
        </w:rPr>
        <w:t>na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Addiza</w:t>
      </w:r>
      <w:proofErr w:type="spellEnd"/>
    </w:p>
    <w:p w14:paraId="3F6BD57E" w14:textId="77777777" w:rsidR="00033B91" w:rsidRPr="007C3DD9" w:rsidRDefault="00033B91" w:rsidP="00033B9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>NIM : 2009106004</w:t>
      </w:r>
    </w:p>
    <w:p w14:paraId="477B2519" w14:textId="77777777" w:rsidR="0018287D" w:rsidRPr="007C3DD9" w:rsidRDefault="0018287D" w:rsidP="00033B9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F9938C" w14:textId="1D800AEB" w:rsidR="0018287D" w:rsidRPr="007C3DD9" w:rsidRDefault="0018287D" w:rsidP="00033B9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EA1F9D" w14:textId="77777777" w:rsidR="00873BA1" w:rsidRPr="007C3DD9" w:rsidRDefault="008160BB" w:rsidP="001828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C3DD9"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7ECB7F88" w14:textId="77777777" w:rsidR="008160BB" w:rsidRPr="007C3DD9" w:rsidRDefault="008160BB" w:rsidP="001828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C3DD9">
        <w:rPr>
          <w:rFonts w:ascii="Times New Roman" w:eastAsia="Times New Roman" w:hAnsi="Times New Roman" w:cs="Times New Roman"/>
          <w:b/>
          <w:sz w:val="24"/>
          <w:szCs w:val="24"/>
        </w:rPr>
        <w:t>JURUSAN TEKNOLOGI INFORMASI DAN KOMUNIKASI</w:t>
      </w:r>
    </w:p>
    <w:p w14:paraId="5FE878C5" w14:textId="77777777" w:rsidR="008160BB" w:rsidRPr="007C3DD9" w:rsidRDefault="008160BB" w:rsidP="001828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C3DD9"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746DFAD9" w14:textId="77777777" w:rsidR="008160BB" w:rsidRPr="007C3DD9" w:rsidRDefault="008160BB" w:rsidP="001828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C3DD9">
        <w:rPr>
          <w:rFonts w:ascii="Times New Roman" w:eastAsia="Times New Roman" w:hAnsi="Times New Roman" w:cs="Times New Roman"/>
          <w:b/>
          <w:sz w:val="24"/>
          <w:szCs w:val="24"/>
        </w:rPr>
        <w:t>UNIVERSITAS MULAWARMAN</w:t>
      </w:r>
    </w:p>
    <w:p w14:paraId="3A3D5C81" w14:textId="77777777" w:rsidR="008160BB" w:rsidRPr="007C3DD9" w:rsidRDefault="008160BB" w:rsidP="001828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C3DD9">
        <w:rPr>
          <w:rFonts w:ascii="Times New Roman" w:eastAsia="Times New Roman" w:hAnsi="Times New Roman" w:cs="Times New Roman"/>
          <w:b/>
          <w:sz w:val="24"/>
          <w:szCs w:val="24"/>
        </w:rPr>
        <w:t>SAMARINDA</w:t>
      </w:r>
    </w:p>
    <w:p w14:paraId="444065D1" w14:textId="68A1C4C0" w:rsidR="00A53528" w:rsidRPr="007C3DD9" w:rsidRDefault="00BB202C" w:rsidP="001828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A53528" w:rsidRPr="007C3DD9" w:rsidSect="00AF5320">
          <w:headerReference w:type="default" r:id="rId9"/>
          <w:footerReference w:type="default" r:id="rId10"/>
          <w:footerReference w:type="first" r:id="rId11"/>
          <w:pgSz w:w="11906" w:h="16838" w:code="9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  <w:r w:rsidRPr="007C3DD9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18287D" w:rsidRPr="007C3DD9"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680AB9F5" w14:textId="23A9BEE7" w:rsidR="008160BB" w:rsidRPr="007C3DD9" w:rsidRDefault="008160BB" w:rsidP="00D27D3D">
      <w:pPr>
        <w:pStyle w:val="Heading1"/>
      </w:pPr>
      <w:bookmarkStart w:id="10" w:name="_Toc105184678"/>
      <w:r w:rsidRPr="007C3DD9">
        <w:lastRenderedPageBreak/>
        <w:t>KATA PENGANTAR</w:t>
      </w:r>
      <w:bookmarkEnd w:id="10"/>
    </w:p>
    <w:p w14:paraId="686D69AC" w14:textId="77777777" w:rsidR="00337663" w:rsidRPr="007C3DD9" w:rsidRDefault="00337663" w:rsidP="00337663">
      <w:pPr>
        <w:rPr>
          <w:rFonts w:ascii="Times New Roman" w:hAnsi="Times New Roman" w:cs="Times New Roman"/>
        </w:rPr>
      </w:pPr>
    </w:p>
    <w:p w14:paraId="7E8CD593" w14:textId="68D97C89" w:rsidR="008160BB" w:rsidRPr="007C3DD9" w:rsidRDefault="008160BB" w:rsidP="00FE3231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222222"/>
        </w:rPr>
      </w:pPr>
      <w:r w:rsidRPr="007C3DD9">
        <w:rPr>
          <w:color w:val="222222"/>
        </w:rPr>
        <w:t xml:space="preserve">Puji syukur kami panjatkan </w:t>
      </w:r>
      <w:proofErr w:type="spellStart"/>
      <w:r w:rsidRPr="007C3DD9">
        <w:rPr>
          <w:color w:val="222222"/>
        </w:rPr>
        <w:t>kehadirat</w:t>
      </w:r>
      <w:proofErr w:type="spellEnd"/>
      <w:r w:rsidRPr="007C3DD9">
        <w:rPr>
          <w:color w:val="222222"/>
        </w:rPr>
        <w:t xml:space="preserve"> Tuhan Yang Maha Esa yang telah menganugerahkan banyak nikmat sehingga kami dapat menyusun laporan </w:t>
      </w:r>
      <w:proofErr w:type="spellStart"/>
      <w:r w:rsidRPr="007C3DD9">
        <w:rPr>
          <w:color w:val="222222"/>
        </w:rPr>
        <w:t>projek</w:t>
      </w:r>
      <w:proofErr w:type="spellEnd"/>
      <w:r w:rsidRPr="007C3DD9">
        <w:rPr>
          <w:color w:val="222222"/>
        </w:rPr>
        <w:t xml:space="preserve"> akhir ini dengan baik. </w:t>
      </w:r>
      <w:r w:rsidRPr="007C3DD9">
        <w:t xml:space="preserve">Pada program ini, kami mengambil tema tentang </w:t>
      </w:r>
      <w:r w:rsidR="00180CEC" w:rsidRPr="007C3DD9">
        <w:t xml:space="preserve">Pendataan Penduduk </w:t>
      </w:r>
      <w:r w:rsidR="00180CEC" w:rsidRPr="007C3DD9">
        <w:rPr>
          <w:lang w:val="en-US"/>
        </w:rPr>
        <w:t>d</w:t>
      </w:r>
      <w:r w:rsidR="00180CEC" w:rsidRPr="007C3DD9">
        <w:t>i</w:t>
      </w:r>
      <w:r w:rsidR="00180CEC" w:rsidRPr="007C3DD9">
        <w:rPr>
          <w:lang w:val="en-US"/>
        </w:rPr>
        <w:t xml:space="preserve"> W</w:t>
      </w:r>
      <w:proofErr w:type="spellStart"/>
      <w:r w:rsidR="00180CEC" w:rsidRPr="007C3DD9">
        <w:t>ilayah</w:t>
      </w:r>
      <w:proofErr w:type="spellEnd"/>
      <w:r w:rsidR="00180CEC" w:rsidRPr="007C3DD9">
        <w:t xml:space="preserve"> Kota</w:t>
      </w:r>
      <w:r w:rsidR="00180CEC" w:rsidRPr="007C3DD9">
        <w:rPr>
          <w:lang w:val="en-US"/>
        </w:rPr>
        <w:t xml:space="preserve"> </w:t>
      </w:r>
      <w:r w:rsidR="00180CEC" w:rsidRPr="007C3DD9">
        <w:t>Samarinda</w:t>
      </w:r>
      <w:r w:rsidR="00803A07" w:rsidRPr="007C3DD9">
        <w:t xml:space="preserve"> </w:t>
      </w:r>
      <w:r w:rsidRPr="007C3DD9">
        <w:t>yang dapat dig</w:t>
      </w:r>
      <w:r w:rsidR="00180CEC" w:rsidRPr="007C3DD9">
        <w:t xml:space="preserve">unakan dalam bidang </w:t>
      </w:r>
      <w:proofErr w:type="spellStart"/>
      <w:r w:rsidR="00180CEC" w:rsidRPr="007C3DD9">
        <w:rPr>
          <w:lang w:val="en-US"/>
        </w:rPr>
        <w:t>pemerintahan</w:t>
      </w:r>
      <w:proofErr w:type="spellEnd"/>
      <w:r w:rsidR="00180CEC" w:rsidRPr="007C3DD9">
        <w:rPr>
          <w:lang w:val="en-US"/>
        </w:rPr>
        <w:t xml:space="preserve"> </w:t>
      </w:r>
      <w:proofErr w:type="spellStart"/>
      <w:r w:rsidR="00180CEC" w:rsidRPr="007C3DD9">
        <w:rPr>
          <w:lang w:val="en-US"/>
        </w:rPr>
        <w:t>untuk</w:t>
      </w:r>
      <w:proofErr w:type="spellEnd"/>
      <w:r w:rsidR="00253D34" w:rsidRPr="007C3DD9">
        <w:rPr>
          <w:lang w:val="en-US"/>
        </w:rPr>
        <w:t xml:space="preserve"> </w:t>
      </w:r>
      <w:proofErr w:type="spellStart"/>
      <w:r w:rsidR="00253D34" w:rsidRPr="007C3DD9">
        <w:rPr>
          <w:lang w:val="en-US"/>
        </w:rPr>
        <w:t>mengelola</w:t>
      </w:r>
      <w:proofErr w:type="spellEnd"/>
      <w:r w:rsidR="00253D34" w:rsidRPr="007C3DD9">
        <w:rPr>
          <w:lang w:val="en-US"/>
        </w:rPr>
        <w:t xml:space="preserve"> data </w:t>
      </w:r>
      <w:proofErr w:type="spellStart"/>
      <w:r w:rsidR="00253D34" w:rsidRPr="007C3DD9">
        <w:rPr>
          <w:lang w:val="en-US"/>
        </w:rPr>
        <w:t>penduduk</w:t>
      </w:r>
      <w:proofErr w:type="spellEnd"/>
      <w:r w:rsidR="00180CEC" w:rsidRPr="007C3DD9">
        <w:rPr>
          <w:lang w:val="en-US"/>
        </w:rPr>
        <w:t>.</w:t>
      </w:r>
    </w:p>
    <w:p w14:paraId="7FEF4E09" w14:textId="230B5CD7" w:rsidR="00DE3943" w:rsidRPr="007C3DD9" w:rsidRDefault="00033B91" w:rsidP="00FE3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Adapun tujuan kami membuat program ini adalah untuk memenuhi nilai kami dalam mengikuti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akhir praktikum</w:t>
      </w:r>
      <w:r w:rsidR="00496BF1" w:rsidRPr="007C3DD9">
        <w:rPr>
          <w:rFonts w:ascii="Times New Roman" w:hAnsi="Times New Roman" w:cs="Times New Roman"/>
          <w:sz w:val="24"/>
          <w:szCs w:val="24"/>
        </w:rPr>
        <w:t xml:space="preserve"> algoritma dan pemrograman </w:t>
      </w:r>
      <w:proofErr w:type="spellStart"/>
      <w:r w:rsidR="00496BF1" w:rsidRPr="007C3DD9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. Selain itu, kami juga berharap dengan dibuatnya program sederhana ini, </w:t>
      </w:r>
      <w:proofErr w:type="spellStart"/>
      <w:r w:rsidR="00DE3943" w:rsidRPr="007C3DD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E3943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E3943" w:rsidRPr="007C3DD9">
        <w:rPr>
          <w:rFonts w:ascii="Times New Roman" w:hAnsi="Times New Roman" w:cs="Times New Roman"/>
          <w:sz w:val="24"/>
          <w:szCs w:val="24"/>
        </w:rPr>
        <w:t>me</w:t>
      </w:r>
      <w:r w:rsidR="00DE3943" w:rsidRPr="007C3DD9">
        <w:rPr>
          <w:rFonts w:ascii="Times New Roman" w:hAnsi="Times New Roman" w:cs="Times New Roman"/>
          <w:sz w:val="24"/>
          <w:szCs w:val="24"/>
          <w:lang w:val="en-US"/>
        </w:rPr>
        <w:t>mpermudah</w:t>
      </w:r>
      <w:proofErr w:type="spellEnd"/>
      <w:r w:rsidR="00DE3943" w:rsidRPr="007C3DD9">
        <w:rPr>
          <w:rFonts w:ascii="Times New Roman" w:hAnsi="Times New Roman" w:cs="Times New Roman"/>
          <w:sz w:val="24"/>
          <w:szCs w:val="24"/>
        </w:rPr>
        <w:t xml:space="preserve"> kegiatan perancangan administrasi dalam mengelola data penduduk khususnya di Wilayah Samarinda.</w:t>
      </w:r>
    </w:p>
    <w:p w14:paraId="6A573881" w14:textId="00FC9150" w:rsidR="00C87722" w:rsidRPr="007C3DD9" w:rsidRDefault="00C87722" w:rsidP="00FE3231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Laporan ini kami susun secara cepat dengan bantuan dan dukungan berba</w:t>
      </w:r>
      <w:r w:rsidR="00064DB1"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gai pihak </w:t>
      </w:r>
      <w:proofErr w:type="spellStart"/>
      <w:r w:rsidR="00064DB1"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="00064DB1"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r w:rsidR="00441D54" w:rsidRPr="007C3DD9">
        <w:rPr>
          <w:rFonts w:ascii="Times New Roman" w:hAnsi="Times New Roman" w:cs="Times New Roman"/>
          <w:sz w:val="24"/>
          <w:szCs w:val="24"/>
        </w:rPr>
        <w:t xml:space="preserve">Ibu </w:t>
      </w:r>
      <w:r w:rsidR="002964E8" w:rsidRPr="007C3DD9">
        <w:rPr>
          <w:rFonts w:ascii="Times New Roman" w:hAnsi="Times New Roman" w:cs="Times New Roman"/>
          <w:sz w:val="24"/>
          <w:szCs w:val="24"/>
        </w:rPr>
        <w:t xml:space="preserve">Ir </w:t>
      </w:r>
      <w:r w:rsidR="00441D54" w:rsidRPr="007C3DD9">
        <w:rPr>
          <w:rFonts w:ascii="Times New Roman" w:hAnsi="Times New Roman" w:cs="Times New Roman"/>
          <w:sz w:val="24"/>
          <w:szCs w:val="24"/>
        </w:rPr>
        <w:t>Novianti Puspitasari</w:t>
      </w:r>
      <w:r w:rsidR="00DE19F6" w:rsidRPr="007C3DD9">
        <w:rPr>
          <w:rFonts w:ascii="Times New Roman" w:hAnsi="Times New Roman" w:cs="Times New Roman"/>
          <w:sz w:val="24"/>
          <w:szCs w:val="24"/>
        </w:rPr>
        <w:t>,</w:t>
      </w:r>
      <w:r w:rsidR="00441D54" w:rsidRPr="007C3DD9">
        <w:rPr>
          <w:rFonts w:ascii="Times New Roman" w:hAnsi="Times New Roman" w:cs="Times New Roman"/>
          <w:sz w:val="24"/>
          <w:szCs w:val="24"/>
        </w:rPr>
        <w:t xml:space="preserve"> S</w:t>
      </w:r>
      <w:r w:rsidR="00064DB1" w:rsidRPr="007C3DD9">
        <w:rPr>
          <w:rFonts w:ascii="Times New Roman" w:hAnsi="Times New Roman" w:cs="Times New Roman"/>
          <w:sz w:val="24"/>
          <w:szCs w:val="24"/>
        </w:rPr>
        <w:t>.Kom</w:t>
      </w:r>
      <w:r w:rsidR="00DE19F6" w:rsidRPr="007C3DD9">
        <w:rPr>
          <w:rFonts w:ascii="Times New Roman" w:hAnsi="Times New Roman" w:cs="Times New Roman"/>
          <w:sz w:val="24"/>
          <w:szCs w:val="24"/>
        </w:rPr>
        <w:t>.</w:t>
      </w:r>
      <w:r w:rsidR="00441D54" w:rsidRPr="007C3DD9">
        <w:rPr>
          <w:rFonts w:ascii="Times New Roman" w:hAnsi="Times New Roman" w:cs="Times New Roman"/>
          <w:sz w:val="24"/>
          <w:szCs w:val="24"/>
        </w:rPr>
        <w:t>, M. Eng</w:t>
      </w:r>
      <w:r w:rsidR="00DE19F6" w:rsidRPr="007C3DD9">
        <w:rPr>
          <w:rFonts w:ascii="Times New Roman" w:hAnsi="Times New Roman" w:cs="Times New Roman"/>
          <w:sz w:val="24"/>
          <w:szCs w:val="24"/>
        </w:rPr>
        <w:t>.</w:t>
      </w:r>
      <w:r w:rsidR="00F402C5" w:rsidRPr="007C3DD9">
        <w:rPr>
          <w:rFonts w:ascii="Times New Roman" w:hAnsi="Times New Roman" w:cs="Times New Roman"/>
          <w:sz w:val="24"/>
          <w:szCs w:val="24"/>
        </w:rPr>
        <w:t xml:space="preserve"> </w:t>
      </w:r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Bapak Awang Harsa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Kridalaksana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M.Kom. selaku dosen mata kuliah Algoritma Pemrograman Dasar, </w:t>
      </w:r>
      <w:r w:rsidR="002013FA"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="002013FA"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Mba</w:t>
      </w:r>
      <w:proofErr w:type="spellEnd"/>
      <w:r w:rsidR="002013FA"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013FA"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Fayza</w:t>
      </w:r>
      <w:proofErr w:type="spellEnd"/>
      <w:r w:rsidR="002013FA"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013FA"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Virdana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Addiza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selaku asisten lab / pembimbing kami. Oleh karena itu kami sampaikan terima kasih atas waktu, tenaga dan pikirannya yang telah diberikan.</w:t>
      </w:r>
    </w:p>
    <w:p w14:paraId="2F1FA37A" w14:textId="77777777" w:rsidR="00C87722" w:rsidRPr="007C3DD9" w:rsidRDefault="008160BB" w:rsidP="00FE3231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222222"/>
        </w:rPr>
      </w:pPr>
      <w:r w:rsidRPr="007C3DD9">
        <w:rPr>
          <w:color w:val="222222"/>
        </w:rPr>
        <w:t>Dalam penyusunan laporan ini, kami menyadari bahwa hasil laporan praktikum ini masih jauh dari kata sempurna.</w:t>
      </w:r>
      <w:r w:rsidR="00C87722" w:rsidRPr="007C3DD9">
        <w:rPr>
          <w:color w:val="222222"/>
        </w:rPr>
        <w:t xml:space="preserve"> </w:t>
      </w:r>
      <w:r w:rsidRPr="007C3DD9">
        <w:rPr>
          <w:color w:val="222222"/>
        </w:rPr>
        <w:t xml:space="preserve">Sehingga kami selaku penyusun sangat mengharapkan kritik dan saran yang membangun dari pembaca sekalian. </w:t>
      </w:r>
    </w:p>
    <w:p w14:paraId="155B2B11" w14:textId="3980EECB" w:rsidR="00E6335F" w:rsidRPr="007C3DD9" w:rsidRDefault="008160BB" w:rsidP="009B622F">
      <w:pPr>
        <w:pStyle w:val="NormalWeb"/>
        <w:spacing w:before="0" w:beforeAutospacing="0" w:after="390" w:afterAutospacing="0" w:line="360" w:lineRule="auto"/>
        <w:ind w:firstLine="720"/>
        <w:jc w:val="both"/>
        <w:rPr>
          <w:color w:val="222222"/>
        </w:rPr>
      </w:pPr>
      <w:r w:rsidRPr="007C3DD9">
        <w:rPr>
          <w:color w:val="222222"/>
        </w:rPr>
        <w:t>Akhir kata Semoga laporan praktikum ini dapat memberikan manfaat untuk kelompok kami khususnya, dan masyarakat Indonesia umumnya.</w:t>
      </w:r>
    </w:p>
    <w:p w14:paraId="060AE06E" w14:textId="66BDEDD1" w:rsidR="00BB202C" w:rsidRPr="007C3DD9" w:rsidRDefault="00180CEC" w:rsidP="005D4484">
      <w:pPr>
        <w:pStyle w:val="NormalWeb"/>
        <w:spacing w:before="0" w:beforeAutospacing="0" w:after="390" w:afterAutospacing="0" w:line="338" w:lineRule="atLeast"/>
        <w:ind w:left="4320" w:firstLine="720"/>
        <w:rPr>
          <w:color w:val="222222"/>
          <w:lang w:val="en-US"/>
        </w:rPr>
      </w:pPr>
      <w:r w:rsidRPr="007C3DD9">
        <w:rPr>
          <w:color w:val="222222"/>
        </w:rPr>
        <w:t xml:space="preserve">Samarinda, 2 </w:t>
      </w:r>
      <w:proofErr w:type="spellStart"/>
      <w:r w:rsidRPr="007C3DD9">
        <w:rPr>
          <w:color w:val="222222"/>
          <w:lang w:val="en-US"/>
        </w:rPr>
        <w:t>Juni</w:t>
      </w:r>
      <w:proofErr w:type="spellEnd"/>
      <w:r w:rsidRPr="007C3DD9">
        <w:rPr>
          <w:color w:val="222222"/>
        </w:rPr>
        <w:t xml:space="preserve"> 202</w:t>
      </w:r>
      <w:r w:rsidRPr="007C3DD9">
        <w:rPr>
          <w:color w:val="222222"/>
          <w:lang w:val="en-US"/>
        </w:rPr>
        <w:t>2</w:t>
      </w:r>
    </w:p>
    <w:p w14:paraId="4E1E5A42" w14:textId="77777777" w:rsidR="00FE3231" w:rsidRPr="007C3DD9" w:rsidRDefault="00FE3231" w:rsidP="005D4484">
      <w:pPr>
        <w:pStyle w:val="NormalWeb"/>
        <w:spacing w:before="0" w:beforeAutospacing="0" w:after="390" w:afterAutospacing="0" w:line="338" w:lineRule="atLeast"/>
        <w:ind w:left="4320" w:firstLine="720"/>
        <w:rPr>
          <w:color w:val="222222"/>
          <w:lang w:val="en-US"/>
        </w:rPr>
      </w:pPr>
    </w:p>
    <w:p w14:paraId="4BDBCB0D" w14:textId="687906E8" w:rsidR="008160BB" w:rsidRPr="007C3DD9" w:rsidRDefault="008160BB" w:rsidP="005D4484">
      <w:pPr>
        <w:pStyle w:val="NormalWeb"/>
        <w:spacing w:before="0" w:beforeAutospacing="0" w:after="390" w:afterAutospacing="0" w:line="338" w:lineRule="atLeast"/>
        <w:ind w:left="4320" w:firstLine="720"/>
        <w:rPr>
          <w:color w:val="222222"/>
        </w:rPr>
      </w:pPr>
      <w:r w:rsidRPr="007C3DD9">
        <w:rPr>
          <w:color w:val="222222"/>
        </w:rPr>
        <w:t>Penyusun</w:t>
      </w:r>
    </w:p>
    <w:p w14:paraId="4A09A137" w14:textId="77777777" w:rsidR="00873BA1" w:rsidRPr="007C3DD9" w:rsidRDefault="00873BA1" w:rsidP="00205326">
      <w:pPr>
        <w:rPr>
          <w:rFonts w:ascii="Times New Roman" w:hAnsi="Times New Roman" w:cs="Times New Roman"/>
          <w:b/>
          <w:sz w:val="24"/>
          <w:szCs w:val="24"/>
        </w:rPr>
      </w:pPr>
    </w:p>
    <w:p w14:paraId="6E7A9F9B" w14:textId="3DFD3468" w:rsidR="003C1927" w:rsidRPr="007C3DD9" w:rsidRDefault="00205326" w:rsidP="00D27D3D">
      <w:pPr>
        <w:pStyle w:val="Heading1"/>
      </w:pPr>
      <w:bookmarkStart w:id="11" w:name="_Toc105184679"/>
      <w:r w:rsidRPr="007C3DD9">
        <w:t>TAKARIR</w:t>
      </w:r>
      <w:bookmarkEnd w:id="11"/>
    </w:p>
    <w:p w14:paraId="35D06036" w14:textId="27D1FF39" w:rsidR="004C1C57" w:rsidRPr="007C3DD9" w:rsidRDefault="004C1C57" w:rsidP="0047151F">
      <w:pPr>
        <w:spacing w:before="240"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daftar kata Bahasa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asing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telah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terjemahkan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Bahasa Indonesia yang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</w:p>
    <w:p w14:paraId="5E330E6B" w14:textId="77777777" w:rsidR="0047151F" w:rsidRPr="007C3DD9" w:rsidRDefault="0047151F" w:rsidP="0047151F">
      <w:pPr>
        <w:spacing w:before="240"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877805E" w14:textId="293F3D4E" w:rsidR="00681137" w:rsidRPr="007C3DD9" w:rsidRDefault="00681137" w:rsidP="0047151F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Program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Program</w:t>
      </w:r>
      <w:proofErr w:type="spellEnd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Komputer</w:t>
      </w:r>
      <w:proofErr w:type="spellEnd"/>
    </w:p>
    <w:p w14:paraId="4B84826B" w14:textId="608C1499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Flowchart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  <w:t xml:space="preserve">Diagram </w:t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Alir</w:t>
      </w:r>
      <w:proofErr w:type="spellEnd"/>
    </w:p>
    <w:p w14:paraId="358C2EC5" w14:textId="2D094043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Sort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Urut</w:t>
      </w:r>
      <w:proofErr w:type="spellEnd"/>
    </w:p>
    <w:p w14:paraId="5DEB049F" w14:textId="39F1C9A3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Sorting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Pengurutan</w:t>
      </w:r>
      <w:proofErr w:type="spellEnd"/>
    </w:p>
    <w:p w14:paraId="1C1D256D" w14:textId="4D9A4DB6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Search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  <w:t>Cari</w:t>
      </w:r>
    </w:p>
    <w:p w14:paraId="25317C06" w14:textId="75A3EB44" w:rsidR="00681137" w:rsidRPr="007C3DD9" w:rsidRDefault="00384982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Searching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Pencarian</w:t>
      </w:r>
      <w:proofErr w:type="spellEnd"/>
    </w:p>
    <w:p w14:paraId="37212DF3" w14:textId="2B041C8F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Loop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Perulangan</w:t>
      </w:r>
      <w:proofErr w:type="spellEnd"/>
    </w:p>
    <w:p w14:paraId="53CED1D2" w14:textId="0385B63E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For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Untuk</w:t>
      </w:r>
      <w:proofErr w:type="spellEnd"/>
    </w:p>
    <w:p w14:paraId="6F470B3A" w14:textId="5CEDCD08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While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  <w:t>Ketika</w:t>
      </w:r>
    </w:p>
    <w:p w14:paraId="0EEC9B52" w14:textId="628677E3" w:rsidR="00681137" w:rsidRPr="007C3DD9" w:rsidRDefault="00384982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Input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  <w:t>Masukkan</w:t>
      </w:r>
    </w:p>
    <w:p w14:paraId="260F5CAD" w14:textId="78DFC5AD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Output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Keluaran</w:t>
      </w:r>
      <w:proofErr w:type="spellEnd"/>
    </w:p>
    <w:p w14:paraId="3663220E" w14:textId="3E6E6C82" w:rsidR="00681137" w:rsidRPr="007C3DD9" w:rsidRDefault="00336B64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Method</w:t>
      </w:r>
      <w:r w:rsidR="00384982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 </w:t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  <w:t>Cara</w:t>
      </w:r>
    </w:p>
    <w:p w14:paraId="141E3853" w14:textId="31274182" w:rsidR="00681137" w:rsidRPr="007C3DD9" w:rsidRDefault="00736841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Log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In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  <w:t>Masuk</w:t>
      </w:r>
    </w:p>
    <w:p w14:paraId="66637555" w14:textId="3A7D3DC1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Log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Out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Keluar</w:t>
      </w:r>
      <w:proofErr w:type="spellEnd"/>
    </w:p>
    <w:p w14:paraId="10992C07" w14:textId="41EA5B77" w:rsidR="00681137" w:rsidRPr="007C3DD9" w:rsidRDefault="00384982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Sing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Up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  <w:t>Daftar</w:t>
      </w:r>
    </w:p>
    <w:p w14:paraId="5F3ABC77" w14:textId="26F7086F" w:rsidR="00681137" w:rsidRPr="007C3DD9" w:rsidRDefault="00681137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Source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Code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Sumber</w:t>
      </w:r>
      <w:proofErr w:type="spellEnd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Code</w:t>
      </w:r>
    </w:p>
    <w:p w14:paraId="6B5D1CB6" w14:textId="4E262C1A" w:rsidR="00681137" w:rsidRPr="007C3DD9" w:rsidRDefault="00336B64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File </w:t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Berkas</w:t>
      </w:r>
      <w:proofErr w:type="spellEnd"/>
    </w:p>
    <w:p w14:paraId="6E235924" w14:textId="1B5E9412" w:rsidR="00681137" w:rsidRPr="007C3DD9" w:rsidRDefault="00336B64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proofErr w:type="spellStart"/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Eror</w:t>
      </w:r>
      <w:proofErr w:type="spellEnd"/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 </w:t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Kesalahan</w:t>
      </w:r>
      <w:proofErr w:type="spellEnd"/>
    </w:p>
    <w:p w14:paraId="420010E3" w14:textId="6F4344F6" w:rsidR="0047151F" w:rsidRPr="007C3DD9" w:rsidRDefault="00384982" w:rsidP="008D5CF6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H</w:t>
      </w:r>
      <w:r w:rsidR="0047151F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andling </w:t>
      </w:r>
      <w:r w:rsidR="00681137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Penanganan</w:t>
      </w:r>
      <w:proofErr w:type="spellEnd"/>
    </w:p>
    <w:p w14:paraId="7149FB56" w14:textId="1E096E05" w:rsidR="003C1927" w:rsidRPr="007C3DD9" w:rsidRDefault="0047151F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User </w:t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36B64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Pengguna</w:t>
      </w:r>
      <w:proofErr w:type="spellEnd"/>
    </w:p>
    <w:p w14:paraId="20B47416" w14:textId="4A87E6FA" w:rsidR="00F43156" w:rsidRPr="007C3DD9" w:rsidRDefault="00F43156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Leveling User</w:t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Tingkatan</w:t>
      </w:r>
      <w:proofErr w:type="spellEnd"/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Pengguna</w:t>
      </w:r>
      <w:proofErr w:type="spellEnd"/>
    </w:p>
    <w:p w14:paraId="5FFA5038" w14:textId="4C41C77A" w:rsidR="008D5CF6" w:rsidRPr="007C3DD9" w:rsidRDefault="008D5CF6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</w:t>
      </w:r>
      <w:r w:rsidR="00683172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scending</w:t>
      </w:r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Pengurutan</w:t>
      </w:r>
      <w:proofErr w:type="spellEnd"/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Terkecil</w:t>
      </w:r>
      <w:proofErr w:type="spellEnd"/>
    </w:p>
    <w:p w14:paraId="1FFC3A9C" w14:textId="0B9C196F" w:rsidR="00683172" w:rsidRPr="007C3DD9" w:rsidRDefault="00683172" w:rsidP="0047151F">
      <w:pPr>
        <w:spacing w:after="0" w:line="360" w:lineRule="auto"/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Descending</w:t>
      </w:r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Pengurutan</w:t>
      </w:r>
      <w:proofErr w:type="spellEnd"/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="003509F0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Terbesar</w:t>
      </w:r>
      <w:proofErr w:type="spellEnd"/>
    </w:p>
    <w:p w14:paraId="3E3C002A" w14:textId="77777777" w:rsidR="003C1927" w:rsidRPr="007C3DD9" w:rsidRDefault="003C1927" w:rsidP="004715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DF10B8" w14:textId="77777777" w:rsidR="003C1927" w:rsidRPr="007C3DD9" w:rsidRDefault="003C1927" w:rsidP="004C1C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48E937" w14:textId="78D18D86" w:rsidR="003C1927" w:rsidRPr="007C3DD9" w:rsidRDefault="003C1927" w:rsidP="003C1927">
      <w:pPr>
        <w:tabs>
          <w:tab w:val="left" w:pos="1973"/>
        </w:tabs>
        <w:rPr>
          <w:rFonts w:ascii="Times New Roman" w:hAnsi="Times New Roman" w:cs="Times New Roman"/>
          <w:sz w:val="24"/>
          <w:szCs w:val="24"/>
        </w:rPr>
      </w:pPr>
    </w:p>
    <w:p w14:paraId="2E27C882" w14:textId="77777777" w:rsidR="003C1927" w:rsidRPr="007C3DD9" w:rsidRDefault="003C1927" w:rsidP="00D27D3D">
      <w:pPr>
        <w:pStyle w:val="Heading1"/>
      </w:pPr>
      <w:bookmarkStart w:id="12" w:name="_Toc105184680"/>
      <w:r w:rsidRPr="007C3DD9">
        <w:t>DAFTAR ISI</w:t>
      </w:r>
      <w:bookmarkEnd w:id="12"/>
    </w:p>
    <w:p w14:paraId="7ED78A19" w14:textId="2E1E6786" w:rsidR="00EF3FE1" w:rsidRPr="007C3DD9" w:rsidRDefault="00EF3FE1">
      <w:pPr>
        <w:pStyle w:val="TOCHeading"/>
        <w:rPr>
          <w:rFonts w:ascii="Times New Roman" w:hAnsi="Times New Roman" w:cs="Times New Roman"/>
        </w:rPr>
      </w:pPr>
    </w:p>
    <w:p w14:paraId="58FE4B31" w14:textId="5ACD3A23" w:rsidR="006D5FEC" w:rsidRPr="007C3DD9" w:rsidRDefault="00EF3FE1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r w:rsidRPr="007C3DD9">
        <w:rPr>
          <w:rFonts w:ascii="Times New Roman" w:hAnsi="Times New Roman" w:cs="Times New Roman"/>
          <w:sz w:val="24"/>
          <w:szCs w:val="24"/>
        </w:rPr>
        <w:fldChar w:fldCharType="begin"/>
      </w:r>
      <w:r w:rsidRPr="007C3DD9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7C3DD9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05184678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KATA PENGANTAR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_Toc105184678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i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976B06" w14:textId="3F1F9493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79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TAKARIR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_Toc105184679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ii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1F17EF4" w14:textId="1A5AE7C1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0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DAFTAR ISI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_Toc105184680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iii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A00BD7" w14:textId="6739AE9F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1" w:history="1">
        <w:r w:rsidR="006D5FEC" w:rsidRPr="007C3DD9">
          <w:rPr>
            <w:rStyle w:val="Hyperlink"/>
            <w:rFonts w:ascii="Times New Roman" w:hAnsi="Times New Roman" w:cs="Times New Roman"/>
            <w:noProof/>
            <w:lang w:val="en-US"/>
          </w:rPr>
          <w:t>DAFTAR GAMBAR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_Toc105184681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iv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F30F9A" w14:textId="55D2F107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2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BAB 1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_Toc105184682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AA3EEA" w14:textId="5DB0B822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3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PENDAHULUAN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_Toc105184683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3C8B26" w14:textId="45D72DA7" w:rsidR="006D5FEC" w:rsidRPr="007C3DD9" w:rsidRDefault="00DB24A3">
      <w:pPr>
        <w:pStyle w:val="TOC2"/>
        <w:tabs>
          <w:tab w:val="left" w:pos="880"/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4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1.1</w:t>
        </w:r>
        <w:r w:rsidR="006D5FEC" w:rsidRPr="007C3DD9">
          <w:rPr>
            <w:rFonts w:ascii="Times New Roman" w:eastAsiaTheme="minorEastAsia" w:hAnsi="Times New Roman" w:cs="Times New Roman"/>
            <w:noProof/>
            <w:lang w:eastAsia="id-ID"/>
          </w:rPr>
          <w:tab/>
        </w:r>
        <w:r w:rsidR="006D5FEC" w:rsidRPr="007C3DD9">
          <w:rPr>
            <w:rStyle w:val="Hyperlink"/>
            <w:rFonts w:ascii="Times New Roman" w:hAnsi="Times New Roman" w:cs="Times New Roman"/>
            <w:noProof/>
          </w:rPr>
          <w:t>Latar Belakang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_Toc105184684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B2F943" w14:textId="1A0E52AC" w:rsidR="006D5FEC" w:rsidRPr="007C3DD9" w:rsidRDefault="00DB24A3">
      <w:pPr>
        <w:pStyle w:val="TOC2"/>
        <w:tabs>
          <w:tab w:val="left" w:pos="880"/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5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1.2</w:t>
        </w:r>
        <w:r w:rsidR="006D5FEC" w:rsidRPr="007C3DD9">
          <w:rPr>
            <w:rFonts w:ascii="Times New Roman" w:eastAsiaTheme="minorEastAsia" w:hAnsi="Times New Roman" w:cs="Times New Roman"/>
            <w:noProof/>
            <w:lang w:eastAsia="id-ID"/>
          </w:rPr>
          <w:tab/>
        </w:r>
        <w:r w:rsidR="006D5FEC" w:rsidRPr="007C3DD9">
          <w:rPr>
            <w:rStyle w:val="Hyperlink"/>
            <w:rFonts w:ascii="Times New Roman" w:hAnsi="Times New Roman" w:cs="Times New Roman"/>
            <w:noProof/>
          </w:rPr>
          <w:t>Kebutuhan Fungsional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_Toc105184685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114B9D" w14:textId="71FB5F66" w:rsidR="006D5FEC" w:rsidRPr="007C3DD9" w:rsidRDefault="00DB24A3">
      <w:pPr>
        <w:pStyle w:val="TOC2"/>
        <w:tabs>
          <w:tab w:val="left" w:pos="880"/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6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1.3</w:t>
        </w:r>
        <w:r w:rsidR="006D5FEC" w:rsidRPr="007C3DD9">
          <w:rPr>
            <w:rFonts w:ascii="Times New Roman" w:eastAsiaTheme="minorEastAsia" w:hAnsi="Times New Roman" w:cs="Times New Roman"/>
            <w:noProof/>
            <w:lang w:eastAsia="id-ID"/>
          </w:rPr>
          <w:tab/>
        </w:r>
        <w:r w:rsidR="006D5FEC" w:rsidRPr="007C3DD9">
          <w:rPr>
            <w:rStyle w:val="Hyperlink"/>
            <w:rFonts w:ascii="Times New Roman" w:hAnsi="Times New Roman" w:cs="Times New Roman"/>
            <w:noProof/>
          </w:rPr>
          <w:t>Rumusan Masalah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_Toc105184686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38EC2CB" w14:textId="1AC850D1" w:rsidR="006D5FEC" w:rsidRPr="007C3DD9" w:rsidRDefault="00DB24A3">
      <w:pPr>
        <w:pStyle w:val="TOC2"/>
        <w:tabs>
          <w:tab w:val="left" w:pos="880"/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7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1.4</w:t>
        </w:r>
        <w:r w:rsidR="006D5FEC" w:rsidRPr="007C3DD9">
          <w:rPr>
            <w:rFonts w:ascii="Times New Roman" w:eastAsiaTheme="minorEastAsia" w:hAnsi="Times New Roman" w:cs="Times New Roman"/>
            <w:noProof/>
            <w:lang w:eastAsia="id-ID"/>
          </w:rPr>
          <w:tab/>
        </w:r>
        <w:r w:rsidR="006D5FEC" w:rsidRPr="007C3DD9">
          <w:rPr>
            <w:rStyle w:val="Hyperlink"/>
            <w:rFonts w:ascii="Times New Roman" w:hAnsi="Times New Roman" w:cs="Times New Roman"/>
            <w:noProof/>
          </w:rPr>
          <w:t>Batasan Masalah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_Toc105184687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2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D3A9DC" w14:textId="3B4308EB" w:rsidR="006D5FEC" w:rsidRPr="007C3DD9" w:rsidRDefault="00DB24A3">
      <w:pPr>
        <w:pStyle w:val="TOC2"/>
        <w:tabs>
          <w:tab w:val="left" w:pos="880"/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8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1.5</w:t>
        </w:r>
        <w:r w:rsidR="006D5FEC" w:rsidRPr="007C3DD9">
          <w:rPr>
            <w:rFonts w:ascii="Times New Roman" w:eastAsiaTheme="minorEastAsia" w:hAnsi="Times New Roman" w:cs="Times New Roman"/>
            <w:noProof/>
            <w:lang w:eastAsia="id-ID"/>
          </w:rPr>
          <w:tab/>
        </w:r>
        <w:r w:rsidR="006D5FEC" w:rsidRPr="007C3DD9">
          <w:rPr>
            <w:rStyle w:val="Hyperlink"/>
            <w:rFonts w:ascii="Times New Roman" w:hAnsi="Times New Roman" w:cs="Times New Roman"/>
            <w:noProof/>
          </w:rPr>
          <w:t>Tujuan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_Toc105184688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2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12814AC" w14:textId="63FAE3BB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89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BAB 2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_Toc105184689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3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ADC35A" w14:textId="3CB48FC8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0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PERANCANGAN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_Toc105184690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3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2C4EBB" w14:textId="32E1806B" w:rsidR="006D5FEC" w:rsidRPr="007C3DD9" w:rsidRDefault="00DB24A3">
      <w:pPr>
        <w:pStyle w:val="TOC2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1" w:history="1">
        <w:r w:rsidR="006D5FEC" w:rsidRPr="007C3DD9">
          <w:rPr>
            <w:rStyle w:val="Hyperlink"/>
            <w:rFonts w:ascii="Times New Roman" w:hAnsi="Times New Roman" w:cs="Times New Roman"/>
            <w:bCs/>
            <w:noProof/>
          </w:rPr>
          <w:t>2.1   Analisis Program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_Toc105184691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3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0D524B1" w14:textId="5CC42769" w:rsidR="006D5FEC" w:rsidRPr="007C3DD9" w:rsidRDefault="00DB24A3">
      <w:pPr>
        <w:pStyle w:val="TOC2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2" w:history="1">
        <w:r w:rsidR="006D5FEC" w:rsidRPr="007C3DD9">
          <w:rPr>
            <w:rStyle w:val="Hyperlink"/>
            <w:rFonts w:ascii="Times New Roman" w:hAnsi="Times New Roman" w:cs="Times New Roman"/>
            <w:bCs/>
            <w:noProof/>
          </w:rPr>
          <w:t>2.2   Flowchart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_Toc105184692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3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ED5C16" w14:textId="759A0D0C" w:rsidR="006D5FEC" w:rsidRPr="007C3DD9" w:rsidRDefault="00DB24A3">
      <w:pPr>
        <w:pStyle w:val="TOC2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3" w:history="1">
        <w:r w:rsidR="006D5FEC" w:rsidRPr="007C3DD9">
          <w:rPr>
            <w:rStyle w:val="Hyperlink"/>
            <w:rFonts w:ascii="Times New Roman" w:hAnsi="Times New Roman" w:cs="Times New Roman"/>
            <w:bCs/>
            <w:noProof/>
          </w:rPr>
          <w:t>2.3   Konsep / Materi Praktikum yang Dipakai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_Toc105184693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12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F2A443" w14:textId="2C087551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4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BAB 3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_Toc105184694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17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948A51" w14:textId="5B9B3521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5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HASIL DAN PEMBAHASAN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_Toc105184695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17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8AEF17" w14:textId="26CB4593" w:rsidR="006D5FEC" w:rsidRPr="007C3DD9" w:rsidRDefault="00DB24A3">
      <w:pPr>
        <w:pStyle w:val="TOC2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6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3.1   Tampilan Program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_Toc105184696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17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C02F887" w14:textId="6443499F" w:rsidR="006D5FEC" w:rsidRPr="007C3DD9" w:rsidRDefault="00DB24A3">
      <w:pPr>
        <w:pStyle w:val="TOC2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7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3.2  Source Code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_Toc105184697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34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9055591" w14:textId="49C7134B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8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BAB 4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_Toc105184698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132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CB085B2" w14:textId="24DC991C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699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KESIMPULAN DAN SARAN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_Toc105184699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132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B05FEB1" w14:textId="54DDCFB3" w:rsidR="006D5FEC" w:rsidRPr="007C3DD9" w:rsidRDefault="00DB24A3">
      <w:pPr>
        <w:pStyle w:val="TOC2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700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4.1   Kesimpulan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_Toc105184700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132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089E0C" w14:textId="4F234449" w:rsidR="006D5FEC" w:rsidRPr="007C3DD9" w:rsidRDefault="00DB24A3">
      <w:pPr>
        <w:pStyle w:val="TOC2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701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4.2   Saran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_Toc105184701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132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A412B8" w14:textId="14DDE6A3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702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DAFTAR PUSTAKA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_Toc105184702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134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26EE6F3" w14:textId="0E9971F9" w:rsidR="006D5FEC" w:rsidRPr="007C3DD9" w:rsidRDefault="00DB24A3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4703" w:history="1">
        <w:r w:rsidR="006D5FEC" w:rsidRPr="007C3DD9">
          <w:rPr>
            <w:rStyle w:val="Hyperlink"/>
            <w:rFonts w:ascii="Times New Roman" w:hAnsi="Times New Roman" w:cs="Times New Roman"/>
            <w:noProof/>
          </w:rPr>
          <w:t>LAMPIRAN</w:t>
        </w:r>
        <w:r w:rsidR="006D5FEC" w:rsidRPr="007C3DD9">
          <w:rPr>
            <w:rFonts w:ascii="Times New Roman" w:hAnsi="Times New Roman" w:cs="Times New Roman"/>
            <w:noProof/>
            <w:webHidden/>
          </w:rPr>
          <w:tab/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6D5FEC" w:rsidRPr="007C3DD9">
          <w:rPr>
            <w:rFonts w:ascii="Times New Roman" w:hAnsi="Times New Roman" w:cs="Times New Roman"/>
            <w:noProof/>
            <w:webHidden/>
          </w:rPr>
          <w:instrText xml:space="preserve"> PAGEREF _Toc105184703 \h </w:instrText>
        </w:r>
        <w:r w:rsidR="006D5FEC" w:rsidRPr="007C3DD9">
          <w:rPr>
            <w:rFonts w:ascii="Times New Roman" w:hAnsi="Times New Roman" w:cs="Times New Roman"/>
            <w:noProof/>
            <w:webHidden/>
          </w:rPr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5FEC" w:rsidRPr="007C3DD9">
          <w:rPr>
            <w:rFonts w:ascii="Times New Roman" w:hAnsi="Times New Roman" w:cs="Times New Roman"/>
            <w:noProof/>
            <w:webHidden/>
          </w:rPr>
          <w:t>135</w:t>
        </w:r>
        <w:r w:rsidR="006D5FEC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818891" w14:textId="30982CE0" w:rsidR="008A57D4" w:rsidRPr="007C3DD9" w:rsidRDefault="00EF3FE1" w:rsidP="000E796B">
      <w:pPr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b/>
          <w:bCs/>
          <w:noProof/>
          <w:sz w:val="24"/>
          <w:szCs w:val="24"/>
        </w:rPr>
        <w:fldChar w:fldCharType="end"/>
      </w:r>
    </w:p>
    <w:p w14:paraId="6D25DF43" w14:textId="77777777" w:rsidR="008A57D4" w:rsidRPr="007C3DD9" w:rsidRDefault="008A57D4" w:rsidP="001D0FDD">
      <w:pPr>
        <w:tabs>
          <w:tab w:val="left" w:pos="1973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6D60BD" w14:textId="77777777" w:rsidR="007C3DD9" w:rsidRDefault="007C3DD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3" w:name="_Toc105184681"/>
      <w:r>
        <w:rPr>
          <w:lang w:val="en-US"/>
        </w:rPr>
        <w:br w:type="page"/>
      </w:r>
    </w:p>
    <w:p w14:paraId="74489BAC" w14:textId="400E5205" w:rsidR="00D27D3D" w:rsidRPr="007C3DD9" w:rsidRDefault="00D27D3D" w:rsidP="00D27D3D">
      <w:pPr>
        <w:pStyle w:val="Heading1"/>
        <w:rPr>
          <w:lang w:val="en-US"/>
        </w:rPr>
      </w:pPr>
      <w:r w:rsidRPr="007C3DD9">
        <w:rPr>
          <w:lang w:val="en-US"/>
        </w:rPr>
        <w:t>DAFTAR GAMBAR</w:t>
      </w:r>
      <w:bookmarkEnd w:id="13"/>
    </w:p>
    <w:p w14:paraId="2012FDFC" w14:textId="14FC9A31" w:rsidR="000507FE" w:rsidRPr="007C3DD9" w:rsidRDefault="000377FC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r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 1." </w:instrText>
      </w:r>
      <w:r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  <w:hyperlink r:id="rId12" w:anchor="_Toc105186925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1. 1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Flowchart Utama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_Toc105186925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4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A65DC7" w14:textId="5606CBCC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13" w:anchor="_Toc105186926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1. 2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Flowchart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_Toc105186926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5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685BBB" w14:textId="0B532CCE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14" w:anchor="_Toc105186927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1. 3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Flowchart Pemerintah (Status Hidup, Diagram Data, Hapus)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_Toc105186927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6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93F6DD" w14:textId="667CDFDA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28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1. 4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Flowchart Sorting &amp; Search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_Toc105186928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7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7265B6" w14:textId="078DC4F5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29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1. 5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Flowchart Penduduk Lanjutan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_Toc105186929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8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8B4C078" w14:textId="61A83DBA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30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1. 6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Flowchart Pengisian Data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_Toc105186930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9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CDC51C" w14:textId="0AAE5E78" w:rsidR="000507FE" w:rsidRPr="007C3DD9" w:rsidRDefault="00DB24A3" w:rsidP="00C71F96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</w:rPr>
      </w:pPr>
      <w:hyperlink w:anchor="_Toc105186931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1. 7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Flowchart Ubah Data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_Toc105186931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10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0377FC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 2." </w:instrText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</w:p>
    <w:p w14:paraId="7A0F7DEA" w14:textId="05D8894F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15" w:anchor="_Toc105186917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2. 4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Menu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_Toc105186917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18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F5E636F" w14:textId="2AF8B0F3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16" w:anchor="_Toc105186918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2. 6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Isi Data Jalan, Kecamatan, Kelurahan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_Toc105186918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19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31962AE" w14:textId="169CCB8E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17" w:anchor="_Toc105186919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2. 4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Tampilam Hasil Data Diri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_Toc105186919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20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EB8062" w14:textId="1B59A1E1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20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2. 5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Menu Data Diri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_Toc105186920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20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A8FAE8" w14:textId="58D8C845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18" w:anchor="_Toc105186921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2. 6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Menu Ubah Data Diri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_Toc105186921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21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AE5ECF" w14:textId="702B3EFD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22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2. 7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Menu Ubah Password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_Toc105186922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21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7824CF" w14:textId="36972F0E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23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2. 8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Konfirmasi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_Toc105186923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22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1FF28AA" w14:textId="4C0887FB" w:rsidR="000507FE" w:rsidRPr="007C3DD9" w:rsidRDefault="00DB24A3" w:rsidP="00C71F96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</w:rPr>
      </w:pPr>
      <w:hyperlink w:anchor="_Toc105186924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2. 9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Hasil Ubah Password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_Toc105186924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22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 3." </w:instrText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</w:p>
    <w:p w14:paraId="54C7CBF0" w14:textId="5B25E468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06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1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Menu Login Akun Pemerintah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_Toc105186906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22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E78949" w14:textId="0E8C7585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19" w:anchor="_Toc105186907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2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Menu Pemerintah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_Toc105186907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23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8A79DB" w14:textId="16F13A8E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20" w:anchor="_Toc105186908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3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Menu Data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_Toc105186908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23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719336" w14:textId="66272BB0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09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4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Sorting Ascending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_Toc105186909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24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29517C" w14:textId="5FB43F4D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10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5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Sorting Descending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_Toc105186910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24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27FE35" w14:textId="32D7F327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11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6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Sorting NIK Ascending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_Toc105186911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25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4FE9FB" w14:textId="2069C8CC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12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7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Sorting NIK Descending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_Toc105186912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25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D01AE7" w14:textId="1DE11F86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13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8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Sorting Tanggal Diperbarui Ascending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_Toc105186913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26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A4C5CB" w14:textId="0965C02B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14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9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Sorting Tanggal Diperbarui Descending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_Toc105186914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26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44C73A" w14:textId="17BC2210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915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10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Searching NIK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_Toc105186915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27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DC43A3" w14:textId="1E811CA8" w:rsidR="000507FE" w:rsidRPr="007C3DD9" w:rsidRDefault="00DB24A3" w:rsidP="00C71F96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</w:rPr>
      </w:pPr>
      <w:hyperlink r:id="rId21" w:anchor="_Toc105186916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3. 11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Hasil Searching NIK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_Toc105186916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27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 4." </w:instrText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</w:p>
    <w:p w14:paraId="601B83FA" w14:textId="624CD26A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22" w:anchor="_Toc105186898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4. 1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Diagram Hasil Pendataan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_Toc105186898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28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A2FDC4" w14:textId="5854C313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23" w:anchor="_Toc105186899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4. 2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Diagram Kecamatan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_Toc105186899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28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EE09E9" w14:textId="12CF4680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24" w:anchor="_Toc105186900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4. 3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Diagram Status Hidup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_Toc105186900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29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BFF3B50" w14:textId="59D2EFF9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25" w:anchor="_Toc105186901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4. 4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Diagram Jenis Kelamin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_Toc105186901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29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99335B7" w14:textId="5192B946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26" w:anchor="_Toc105186902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4. 5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Diagram Usia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_Toc105186902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29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809C87" w14:textId="22208A11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27" w:anchor="_Toc105186903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4. 6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Diagram Agama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_Toc105186903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30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401A1DC" w14:textId="63C83156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28" w:anchor="_Toc105186904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4. 7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Diagram Golongan Darah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_Toc105186904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30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CD0EB25" w14:textId="29F2EA08" w:rsidR="000507FE" w:rsidRPr="007C3DD9" w:rsidRDefault="00DB24A3" w:rsidP="0039354C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</w:rPr>
      </w:pPr>
      <w:hyperlink r:id="rId29" w:anchor="_Toc105186905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4. 8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Diagram Status Perkawinan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_Toc105186905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30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 5." </w:instrText>
      </w:r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</w:p>
    <w:p w14:paraId="05D9C243" w14:textId="377B9207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895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5. 1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Menu Ubah Status Hidup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_Toc105186895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31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DFE3353" w14:textId="2DA65DAE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w:anchor="_Toc105186896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5. 2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Tampilam Opsi Ubah Status Hidup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_Toc105186896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31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964045" w14:textId="15135FF1" w:rsidR="000507FE" w:rsidRPr="007C3DD9" w:rsidRDefault="00DB24A3" w:rsidP="00FA2260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</w:rPr>
      </w:pPr>
      <w:hyperlink w:anchor="_Toc105186897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5. 3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Hasil Ubah Status Hidup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_Toc105186897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32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C71F96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  <w:r w:rsidR="00FA2260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="00FA2260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 6." </w:instrText>
      </w:r>
      <w:r w:rsidR="00FA2260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</w:p>
    <w:p w14:paraId="19EB12CC" w14:textId="4C5FAD02" w:rsidR="000507FE" w:rsidRPr="007C3DD9" w:rsidRDefault="00DB24A3" w:rsidP="0039354C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</w:rPr>
      </w:pPr>
      <w:hyperlink w:anchor="_Toc105186894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 xml:space="preserve">Gambar 6. 1 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Hapus Data Penduduk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_Toc105186894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32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FA2260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  <w:r w:rsidR="0039354C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="0039354C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 7." </w:instrText>
      </w:r>
      <w:r w:rsidR="0039354C"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</w:p>
    <w:p w14:paraId="6A3CD3C7" w14:textId="1CED45A4" w:rsidR="000507FE" w:rsidRPr="007C3DD9" w:rsidRDefault="00DB24A3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lang w:eastAsia="id-ID"/>
        </w:rPr>
      </w:pPr>
      <w:hyperlink r:id="rId30" w:anchor="_Toc105186893" w:history="1">
        <w:r w:rsidR="000507FE" w:rsidRPr="007C3DD9">
          <w:rPr>
            <w:rStyle w:val="Hyperlink"/>
            <w:rFonts w:ascii="Times New Roman" w:hAnsi="Times New Roman" w:cs="Times New Roman"/>
            <w:noProof/>
          </w:rPr>
          <w:t>Gambar 7. 1</w:t>
        </w:r>
        <w:r w:rsidR="000507FE" w:rsidRPr="007C3DD9">
          <w:rPr>
            <w:rStyle w:val="Hyperlink"/>
            <w:rFonts w:ascii="Times New Roman" w:hAnsi="Times New Roman" w:cs="Times New Roman"/>
            <w:noProof/>
            <w:lang w:val="en-US"/>
          </w:rPr>
          <w:t xml:space="preserve"> Tampilan Program Dihentikan</w:t>
        </w:r>
        <w:r w:rsidR="000507FE" w:rsidRPr="007C3DD9">
          <w:rPr>
            <w:rFonts w:ascii="Times New Roman" w:hAnsi="Times New Roman" w:cs="Times New Roman"/>
            <w:noProof/>
            <w:webHidden/>
          </w:rPr>
          <w:tab/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begin"/>
        </w:r>
        <w:r w:rsidR="000507FE" w:rsidRPr="007C3DD9">
          <w:rPr>
            <w:rFonts w:ascii="Times New Roman" w:hAnsi="Times New Roman" w:cs="Times New Roman"/>
            <w:noProof/>
            <w:webHidden/>
          </w:rPr>
          <w:instrText xml:space="preserve"> PAGEREF _Toc105186893 \h </w:instrText>
        </w:r>
        <w:r w:rsidR="000507FE" w:rsidRPr="007C3DD9">
          <w:rPr>
            <w:rFonts w:ascii="Times New Roman" w:hAnsi="Times New Roman" w:cs="Times New Roman"/>
            <w:noProof/>
            <w:webHidden/>
          </w:rPr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separate"/>
        </w:r>
        <w:r w:rsidR="000507FE" w:rsidRPr="007C3DD9">
          <w:rPr>
            <w:rFonts w:ascii="Times New Roman" w:hAnsi="Times New Roman" w:cs="Times New Roman"/>
            <w:noProof/>
            <w:webHidden/>
          </w:rPr>
          <w:t>33</w:t>
        </w:r>
        <w:r w:rsidR="000507FE" w:rsidRPr="007C3DD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A67AB5" w14:textId="40A75C75" w:rsidR="003C1FD3" w:rsidRPr="007C3DD9" w:rsidRDefault="0039354C" w:rsidP="0039354C">
      <w:pPr>
        <w:rPr>
          <w:rFonts w:ascii="Times New Roman" w:hAnsi="Times New Roman" w:cs="Times New Roman"/>
        </w:rPr>
        <w:sectPr w:rsidR="003C1FD3" w:rsidRPr="007C3DD9" w:rsidSect="00D07D71">
          <w:pgSz w:w="11906" w:h="16838" w:code="9"/>
          <w:pgMar w:top="2268" w:right="1701" w:bottom="1701" w:left="2268" w:header="708" w:footer="430" w:gutter="0"/>
          <w:pgNumType w:fmt="lowerRoman" w:start="1"/>
          <w:cols w:space="708"/>
          <w:docGrid w:linePitch="360"/>
        </w:sectPr>
      </w:pPr>
      <w:r w:rsidRPr="007C3DD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</w:p>
    <w:p w14:paraId="4578A39A" w14:textId="5915428A" w:rsidR="001D0FDD" w:rsidRPr="007C3DD9" w:rsidRDefault="002B7A3C" w:rsidP="00D27D3D">
      <w:pPr>
        <w:pStyle w:val="Heading1"/>
      </w:pPr>
      <w:bookmarkStart w:id="14" w:name="_Toc105184682"/>
      <w:r w:rsidRPr="007C3DD9">
        <w:t>BAB 1</w:t>
      </w:r>
      <w:bookmarkEnd w:id="14"/>
    </w:p>
    <w:p w14:paraId="40291905" w14:textId="77777777" w:rsidR="002B7A3C" w:rsidRPr="007C3DD9" w:rsidRDefault="002B7A3C" w:rsidP="00D27D3D">
      <w:pPr>
        <w:pStyle w:val="Heading1"/>
      </w:pPr>
      <w:bookmarkStart w:id="15" w:name="_Toc105184683"/>
      <w:r w:rsidRPr="007C3DD9">
        <w:t>PENDAHULUAN</w:t>
      </w:r>
      <w:bookmarkEnd w:id="15"/>
    </w:p>
    <w:p w14:paraId="373DB83C" w14:textId="0496390E" w:rsidR="008C6F15" w:rsidRPr="007C3DD9" w:rsidRDefault="002B7A3C" w:rsidP="00D27D3D">
      <w:pPr>
        <w:pStyle w:val="Heading2"/>
      </w:pPr>
      <w:bookmarkStart w:id="16" w:name="_Toc105184684"/>
      <w:proofErr w:type="spellStart"/>
      <w:r w:rsidRPr="007C3DD9">
        <w:t>Latar</w:t>
      </w:r>
      <w:proofErr w:type="spellEnd"/>
      <w:r w:rsidRPr="007C3DD9">
        <w:t xml:space="preserve"> </w:t>
      </w:r>
      <w:proofErr w:type="spellStart"/>
      <w:r w:rsidRPr="007C3DD9">
        <w:t>Belakang</w:t>
      </w:r>
      <w:bookmarkEnd w:id="16"/>
      <w:proofErr w:type="spellEnd"/>
    </w:p>
    <w:p w14:paraId="5412E2DB" w14:textId="7FC57B8B" w:rsidR="002B7A3C" w:rsidRPr="007C3DD9" w:rsidRDefault="0084619E" w:rsidP="000D6D66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sz w:val="24"/>
          <w:szCs w:val="24"/>
        </w:rPr>
        <w:t>Program ini awalnya dibuat semata-mata</w:t>
      </w:r>
      <w:r w:rsidR="00B75ACC" w:rsidRPr="007C3DD9">
        <w:rPr>
          <w:rFonts w:ascii="Times New Roman" w:hAnsi="Times New Roman" w:cs="Times New Roman"/>
          <w:sz w:val="24"/>
          <w:szCs w:val="24"/>
        </w:rPr>
        <w:t xml:space="preserve"> karena tuntunan tugas </w:t>
      </w:r>
      <w:proofErr w:type="spellStart"/>
      <w:r w:rsidR="00B75ACC" w:rsidRPr="007C3DD9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B75ACC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5ACC" w:rsidRPr="007C3DD9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dari praktikum itu sendi</w:t>
      </w:r>
      <w:r w:rsidR="008A124C" w:rsidRPr="007C3DD9">
        <w:rPr>
          <w:rFonts w:ascii="Times New Roman" w:hAnsi="Times New Roman" w:cs="Times New Roman"/>
          <w:sz w:val="24"/>
          <w:szCs w:val="24"/>
        </w:rPr>
        <w:t xml:space="preserve">ri, akan tetapi kami </w:t>
      </w:r>
      <w:proofErr w:type="spellStart"/>
      <w:r w:rsidR="008A124C" w:rsidRPr="007C3DD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C07A5D" w:rsidRPr="007C3DD9">
        <w:rPr>
          <w:rFonts w:ascii="Times New Roman" w:hAnsi="Times New Roman" w:cs="Times New Roman"/>
          <w:sz w:val="24"/>
          <w:szCs w:val="24"/>
        </w:rPr>
        <w:t xml:space="preserve"> program ini </w:t>
      </w:r>
      <w:proofErr w:type="spellStart"/>
      <w:r w:rsidR="00354D2B" w:rsidRPr="007C3DD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96363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6363" w:rsidRPr="007C3DD9">
        <w:rPr>
          <w:rFonts w:ascii="Times New Roman" w:hAnsi="Times New Roman" w:cs="Times New Roman"/>
          <w:sz w:val="24"/>
          <w:szCs w:val="24"/>
        </w:rPr>
        <w:t>d</w:t>
      </w:r>
      <w:proofErr w:type="spellStart"/>
      <w:r w:rsidR="00896363" w:rsidRPr="007C3DD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896363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6363" w:rsidRPr="007C3DD9">
        <w:rPr>
          <w:rFonts w:ascii="Times New Roman" w:hAnsi="Times New Roman" w:cs="Times New Roman"/>
          <w:sz w:val="24"/>
          <w:szCs w:val="24"/>
          <w:lang w:val="en-US"/>
        </w:rPr>
        <w:t>manfaatkan</w:t>
      </w:r>
      <w:proofErr w:type="spellEnd"/>
      <w:r w:rsidR="00EF1A83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48DB" w:rsidRPr="007C3DD9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3248DB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C3DD9">
        <w:rPr>
          <w:rFonts w:ascii="Times New Roman" w:hAnsi="Times New Roman" w:cs="Times New Roman"/>
          <w:sz w:val="24"/>
          <w:szCs w:val="24"/>
        </w:rPr>
        <w:t>dunia pemerintahan. Program ini sangat membantu di dalam bidang pengelolaan data kependudukan. Dengan kemajuan teknologi sekarang yang segala sesuatunya</w:t>
      </w:r>
      <w:r w:rsidR="006D08D6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08D6" w:rsidRPr="007C3DD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di lakukan melalu</w:t>
      </w:r>
      <w:proofErr w:type="spellStart"/>
      <w:r w:rsidR="006D08D6" w:rsidRPr="007C3DD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online</w:t>
      </w:r>
      <w:proofErr w:type="spellEnd"/>
      <w:r w:rsidR="00CD3E80" w:rsidRPr="007C3DD9">
        <w:rPr>
          <w:rFonts w:ascii="Times New Roman" w:hAnsi="Times New Roman" w:cs="Times New Roman"/>
          <w:sz w:val="24"/>
          <w:szCs w:val="24"/>
        </w:rPr>
        <w:t>. Sehingga</w:t>
      </w:r>
      <w:r w:rsidRPr="007C3DD9">
        <w:rPr>
          <w:rFonts w:ascii="Times New Roman" w:hAnsi="Times New Roman" w:cs="Times New Roman"/>
          <w:sz w:val="24"/>
          <w:szCs w:val="24"/>
        </w:rPr>
        <w:t xml:space="preserve"> program </w:t>
      </w:r>
      <w:r w:rsidR="006D08D6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08D6" w:rsidRPr="007C3DD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120AC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3F1B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="006F3F1B" w:rsidRPr="007C3DD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573E58"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E58" w:rsidRPr="007C3DD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73E58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3E58" w:rsidRPr="007C3DD9">
        <w:rPr>
          <w:rFonts w:ascii="Times New Roman" w:hAnsi="Times New Roman" w:cs="Times New Roman"/>
          <w:sz w:val="24"/>
          <w:szCs w:val="24"/>
          <w:lang w:val="en-US"/>
        </w:rPr>
        <w:t>pendataan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pe</w:t>
      </w:r>
      <w:r w:rsidR="00573E58" w:rsidRPr="007C3DD9">
        <w:rPr>
          <w:rFonts w:ascii="Times New Roman" w:hAnsi="Times New Roman" w:cs="Times New Roman"/>
          <w:sz w:val="24"/>
          <w:szCs w:val="24"/>
        </w:rPr>
        <w:t xml:space="preserve">nduduk yang </w:t>
      </w:r>
      <w:r w:rsidRPr="007C3DD9">
        <w:rPr>
          <w:rFonts w:ascii="Times New Roman" w:hAnsi="Times New Roman" w:cs="Times New Roman"/>
          <w:sz w:val="24"/>
          <w:szCs w:val="24"/>
        </w:rPr>
        <w:t>dapat digunakan dalam mengelola jumla</w:t>
      </w:r>
      <w:r w:rsidR="00BA6CE6" w:rsidRPr="007C3DD9">
        <w:rPr>
          <w:rFonts w:ascii="Times New Roman" w:hAnsi="Times New Roman" w:cs="Times New Roman"/>
          <w:sz w:val="24"/>
          <w:szCs w:val="24"/>
        </w:rPr>
        <w:t xml:space="preserve">h penduduk </w:t>
      </w:r>
      <w:r w:rsidRPr="007C3DD9">
        <w:rPr>
          <w:rFonts w:ascii="Times New Roman" w:hAnsi="Times New Roman" w:cs="Times New Roman"/>
          <w:sz w:val="24"/>
          <w:szCs w:val="24"/>
        </w:rPr>
        <w:t xml:space="preserve">serta mengetahui </w:t>
      </w:r>
      <w:proofErr w:type="spellStart"/>
      <w:r w:rsidR="006D08D6" w:rsidRPr="007C3DD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BA6CE6" w:rsidRPr="007C3DD9">
        <w:rPr>
          <w:rFonts w:ascii="Times New Roman" w:hAnsi="Times New Roman" w:cs="Times New Roman"/>
          <w:sz w:val="24"/>
          <w:szCs w:val="24"/>
          <w:lang w:val="en-US"/>
        </w:rPr>
        <w:t>dentitas</w:t>
      </w:r>
      <w:proofErr w:type="spellEnd"/>
      <w:r w:rsidR="00BA6CE6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6CE6" w:rsidRPr="007C3DD9">
        <w:rPr>
          <w:rFonts w:ascii="Times New Roman" w:hAnsi="Times New Roman" w:cs="Times New Roman"/>
          <w:sz w:val="24"/>
          <w:szCs w:val="24"/>
          <w:lang w:val="en-US"/>
        </w:rPr>
        <w:t>seper</w:t>
      </w:r>
      <w:r w:rsidR="006D08D6" w:rsidRPr="007C3DD9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="006D08D6"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C3DD9">
        <w:rPr>
          <w:rFonts w:ascii="Times New Roman" w:hAnsi="Times New Roman" w:cs="Times New Roman"/>
          <w:sz w:val="24"/>
          <w:szCs w:val="24"/>
        </w:rPr>
        <w:t>status hidup penduduk dan sebagainya.</w:t>
      </w:r>
    </w:p>
    <w:p w14:paraId="7395CBB0" w14:textId="77777777" w:rsidR="002B7A3C" w:rsidRPr="007C3DD9" w:rsidRDefault="002B7A3C" w:rsidP="00D27D3D">
      <w:pPr>
        <w:pStyle w:val="Heading2"/>
      </w:pPr>
      <w:bookmarkStart w:id="17" w:name="_Toc105184685"/>
      <w:proofErr w:type="spellStart"/>
      <w:r w:rsidRPr="007C3DD9">
        <w:t>Kebutuhan</w:t>
      </w:r>
      <w:proofErr w:type="spellEnd"/>
      <w:r w:rsidRPr="007C3DD9">
        <w:t xml:space="preserve"> </w:t>
      </w:r>
      <w:proofErr w:type="spellStart"/>
      <w:r w:rsidRPr="007C3DD9">
        <w:t>Fungsional</w:t>
      </w:r>
      <w:bookmarkEnd w:id="17"/>
      <w:proofErr w:type="spellEnd"/>
    </w:p>
    <w:p w14:paraId="54B420DD" w14:textId="77777777" w:rsidR="002B7A3C" w:rsidRPr="007C3DD9" w:rsidRDefault="002B7A3C" w:rsidP="000D6D66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Untuk kegunaan dari program ini sendiri ada beberapa fungsi yang dapat kita manfaatkan,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06232A3" w14:textId="29117649" w:rsidR="00986A8D" w:rsidRPr="007C3DD9" w:rsidRDefault="00986A8D" w:rsidP="00986A8D">
      <w:pPr>
        <w:pStyle w:val="ListParagraph"/>
        <w:numPr>
          <w:ilvl w:val="0"/>
          <w:numId w:val="39"/>
        </w:num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>.</w:t>
      </w:r>
    </w:p>
    <w:p w14:paraId="123D6F7C" w14:textId="74F41CA5" w:rsidR="00986A8D" w:rsidRPr="007C3DD9" w:rsidRDefault="00986A8D" w:rsidP="00986A8D">
      <w:pPr>
        <w:pStyle w:val="ListParagraph"/>
        <w:numPr>
          <w:ilvl w:val="0"/>
          <w:numId w:val="39"/>
        </w:num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>.</w:t>
      </w:r>
    </w:p>
    <w:p w14:paraId="59EA9A79" w14:textId="11F1A0B0" w:rsidR="00986A8D" w:rsidRPr="007C3DD9" w:rsidRDefault="00986A8D" w:rsidP="00986A8D">
      <w:pPr>
        <w:pStyle w:val="ListParagraph"/>
        <w:numPr>
          <w:ilvl w:val="0"/>
          <w:numId w:val="39"/>
        </w:num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sorting dan searching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>.</w:t>
      </w:r>
    </w:p>
    <w:p w14:paraId="1834F72A" w14:textId="4440FD7C" w:rsidR="00986A8D" w:rsidRPr="007C3DD9" w:rsidRDefault="00986A8D" w:rsidP="00986A8D">
      <w:pPr>
        <w:pStyle w:val="ListParagraph"/>
        <w:numPr>
          <w:ilvl w:val="0"/>
          <w:numId w:val="39"/>
        </w:num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="006014B3" w:rsidRPr="007C3DD9">
        <w:rPr>
          <w:rFonts w:ascii="Times New Roman" w:hAnsi="Times New Roman" w:cs="Times New Roman"/>
          <w:sz w:val="24"/>
          <w:szCs w:val="24"/>
        </w:rPr>
        <w:t>.</w:t>
      </w:r>
    </w:p>
    <w:p w14:paraId="42FACC9E" w14:textId="77777777" w:rsidR="00986A8D" w:rsidRPr="007C3DD9" w:rsidRDefault="00986A8D" w:rsidP="00986A8D">
      <w:pPr>
        <w:pStyle w:val="ListParagraph"/>
        <w:numPr>
          <w:ilvl w:val="0"/>
          <w:numId w:val="39"/>
        </w:num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file.txt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>.</w:t>
      </w:r>
    </w:p>
    <w:p w14:paraId="2A889261" w14:textId="5CBFC015" w:rsidR="00986A8D" w:rsidRPr="007C3DD9" w:rsidRDefault="00986A8D" w:rsidP="00986A8D">
      <w:pPr>
        <w:pStyle w:val="ListParagraph"/>
        <w:numPr>
          <w:ilvl w:val="0"/>
          <w:numId w:val="39"/>
        </w:num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2 </w:t>
      </w:r>
      <w:r w:rsidRPr="007C3DD9">
        <w:rPr>
          <w:rFonts w:ascii="Times New Roman" w:hAnsi="Times New Roman" w:cs="Times New Roman"/>
          <w:i/>
          <w:sz w:val="24"/>
          <w:szCs w:val="24"/>
        </w:rPr>
        <w:t>leveling user</w:t>
      </w:r>
      <w:r w:rsidR="00950D3F" w:rsidRPr="007C3DD9">
        <w:rPr>
          <w:rFonts w:ascii="Times New Roman" w:hAnsi="Times New Roman" w:cs="Times New Roman"/>
          <w:sz w:val="24"/>
          <w:szCs w:val="24"/>
        </w:rPr>
        <w:t>,</w:t>
      </w:r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>.</w:t>
      </w:r>
    </w:p>
    <w:p w14:paraId="546469EE" w14:textId="70F2C3D5" w:rsidR="00986A8D" w:rsidRPr="007C3DD9" w:rsidRDefault="00986A8D" w:rsidP="00986A8D">
      <w:pPr>
        <w:pStyle w:val="ListParagraph"/>
        <w:numPr>
          <w:ilvl w:val="0"/>
          <w:numId w:val="39"/>
        </w:num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C3DD9">
        <w:rPr>
          <w:rFonts w:ascii="Times New Roman" w:hAnsi="Times New Roman" w:cs="Times New Roman"/>
          <w:i/>
          <w:sz w:val="24"/>
          <w:szCs w:val="24"/>
        </w:rPr>
        <w:t xml:space="preserve"> e</w:t>
      </w:r>
      <w:r w:rsidR="005F03DF" w:rsidRPr="007C3DD9">
        <w:rPr>
          <w:rFonts w:ascii="Times New Roman" w:hAnsi="Times New Roman" w:cs="Times New Roman"/>
          <w:i/>
          <w:sz w:val="24"/>
          <w:szCs w:val="24"/>
        </w:rPr>
        <w:t>r</w:t>
      </w:r>
      <w:r w:rsidRPr="007C3DD9">
        <w:rPr>
          <w:rFonts w:ascii="Times New Roman" w:hAnsi="Times New Roman" w:cs="Times New Roman"/>
          <w:i/>
          <w:sz w:val="24"/>
          <w:szCs w:val="24"/>
        </w:rPr>
        <w:t>ror -handling.</w:t>
      </w:r>
    </w:p>
    <w:p w14:paraId="2CD4D75E" w14:textId="77777777" w:rsidR="00100058" w:rsidRPr="007C3DD9" w:rsidRDefault="00100058" w:rsidP="0010005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D457271" w14:textId="34045129" w:rsidR="00DC6EE0" w:rsidRPr="007C3DD9" w:rsidRDefault="002B7A3C" w:rsidP="00D27D3D">
      <w:pPr>
        <w:pStyle w:val="Heading2"/>
      </w:pPr>
      <w:bookmarkStart w:id="18" w:name="_Toc105184686"/>
      <w:proofErr w:type="spellStart"/>
      <w:r w:rsidRPr="007C3DD9">
        <w:t>Rumusan</w:t>
      </w:r>
      <w:proofErr w:type="spellEnd"/>
      <w:r w:rsidRPr="007C3DD9">
        <w:t xml:space="preserve"> </w:t>
      </w:r>
      <w:proofErr w:type="spellStart"/>
      <w:r w:rsidRPr="007C3DD9">
        <w:t>Masala</w:t>
      </w:r>
      <w:r w:rsidR="00DC6EE0" w:rsidRPr="007C3DD9">
        <w:t>h</w:t>
      </w:r>
      <w:bookmarkEnd w:id="18"/>
      <w:proofErr w:type="spellEnd"/>
    </w:p>
    <w:p w14:paraId="164C45C4" w14:textId="517EC1D1" w:rsidR="00941823" w:rsidRPr="007C3DD9" w:rsidRDefault="0047151F" w:rsidP="000D6D66">
      <w:pPr>
        <w:pStyle w:val="BodyText"/>
        <w:spacing w:before="138" w:line="360" w:lineRule="auto"/>
        <w:ind w:right="17" w:firstLine="357"/>
        <w:jc w:val="both"/>
        <w:rPr>
          <w:spacing w:val="1"/>
        </w:rPr>
      </w:pPr>
      <w:proofErr w:type="spellStart"/>
      <w:r w:rsidRPr="007C3DD9">
        <w:t>Tema</w:t>
      </w:r>
      <w:proofErr w:type="spellEnd"/>
      <w:r w:rsidRPr="007C3DD9">
        <w:rPr>
          <w:spacing w:val="1"/>
        </w:rPr>
        <w:t xml:space="preserve"> </w:t>
      </w:r>
      <w:r w:rsidRPr="007C3DD9">
        <w:t>yang</w:t>
      </w:r>
      <w:r w:rsidRPr="007C3DD9">
        <w:rPr>
          <w:spacing w:val="1"/>
        </w:rPr>
        <w:t xml:space="preserve"> </w:t>
      </w:r>
      <w:r w:rsidRPr="007C3DD9">
        <w:t xml:space="preserve">kami </w:t>
      </w:r>
      <w:proofErr w:type="spellStart"/>
      <w:r w:rsidRPr="007C3DD9">
        <w:t>ambil</w:t>
      </w:r>
      <w:proofErr w:type="spellEnd"/>
      <w:r w:rsidRPr="007C3DD9">
        <w:t xml:space="preserve"> </w:t>
      </w:r>
      <w:proofErr w:type="spellStart"/>
      <w:r w:rsidRPr="007C3DD9">
        <w:t>ini</w:t>
      </w:r>
      <w:proofErr w:type="spellEnd"/>
      <w:r w:rsidRPr="007C3DD9">
        <w:t xml:space="preserve"> </w:t>
      </w:r>
      <w:proofErr w:type="spellStart"/>
      <w:r w:rsidRPr="007C3DD9">
        <w:t>bagaiman</w:t>
      </w:r>
      <w:proofErr w:type="spellEnd"/>
      <w:r w:rsidRPr="007C3DD9">
        <w:t xml:space="preserve"> agar dunia </w:t>
      </w:r>
      <w:proofErr w:type="spellStart"/>
      <w:r w:rsidRPr="007C3DD9">
        <w:t>pemerintahan</w:t>
      </w:r>
      <w:proofErr w:type="spellEnd"/>
      <w:r w:rsidRPr="007C3DD9">
        <w:t xml:space="preserve"> </w:t>
      </w:r>
      <w:proofErr w:type="spellStart"/>
      <w:r w:rsidRPr="007C3DD9">
        <w:t>bisa</w:t>
      </w:r>
      <w:proofErr w:type="spellEnd"/>
      <w:r w:rsidRPr="007C3DD9">
        <w:t xml:space="preserve"> </w:t>
      </w:r>
      <w:proofErr w:type="spellStart"/>
      <w:r w:rsidRPr="007C3DD9">
        <w:t>meningkatkan</w:t>
      </w:r>
      <w:proofErr w:type="spellEnd"/>
      <w:r w:rsidRPr="007C3DD9">
        <w:t xml:space="preserve"> </w:t>
      </w:r>
      <w:proofErr w:type="spellStart"/>
      <w:r w:rsidRPr="007C3DD9">
        <w:t>kualitasnya</w:t>
      </w:r>
      <w:proofErr w:type="spellEnd"/>
      <w:r w:rsidRPr="007C3DD9">
        <w:t xml:space="preserve"> di </w:t>
      </w:r>
      <w:proofErr w:type="spellStart"/>
      <w:r w:rsidRPr="007C3DD9">
        <w:t>bidang</w:t>
      </w:r>
      <w:proofErr w:type="spellEnd"/>
      <w:r w:rsidRPr="007C3DD9">
        <w:t xml:space="preserve"> </w:t>
      </w:r>
      <w:proofErr w:type="spellStart"/>
      <w:r w:rsidRPr="007C3DD9">
        <w:t>teknologi</w:t>
      </w:r>
      <w:proofErr w:type="spellEnd"/>
      <w:r w:rsidRPr="007C3DD9">
        <w:rPr>
          <w:spacing w:val="1"/>
        </w:rPr>
        <w:t xml:space="preserve">. Dan juga </w:t>
      </w:r>
      <w:proofErr w:type="spellStart"/>
      <w:r w:rsidRPr="007C3DD9">
        <w:rPr>
          <w:spacing w:val="1"/>
        </w:rPr>
        <w:t>bagaimana</w:t>
      </w:r>
      <w:proofErr w:type="spellEnd"/>
      <w:r w:rsidRPr="007C3DD9">
        <w:rPr>
          <w:spacing w:val="1"/>
        </w:rPr>
        <w:t xml:space="preserve"> agar </w:t>
      </w:r>
      <w:proofErr w:type="spellStart"/>
      <w:r w:rsidRPr="007C3DD9">
        <w:rPr>
          <w:spacing w:val="1"/>
        </w:rPr>
        <w:t>mempermudah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rPr>
          <w:spacing w:val="1"/>
        </w:rPr>
        <w:t>karyawan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rPr>
          <w:spacing w:val="1"/>
        </w:rPr>
        <w:t>dalam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rPr>
          <w:spacing w:val="1"/>
        </w:rPr>
        <w:t>menginput</w:t>
      </w:r>
      <w:proofErr w:type="spellEnd"/>
      <w:r w:rsidRPr="007C3DD9">
        <w:rPr>
          <w:spacing w:val="1"/>
        </w:rPr>
        <w:t xml:space="preserve"> data </w:t>
      </w:r>
      <w:proofErr w:type="spellStart"/>
      <w:r w:rsidRPr="007C3DD9">
        <w:rPr>
          <w:spacing w:val="1"/>
        </w:rPr>
        <w:t>penduduk</w:t>
      </w:r>
      <w:proofErr w:type="spellEnd"/>
      <w:r w:rsidRPr="007C3DD9">
        <w:rPr>
          <w:spacing w:val="1"/>
        </w:rPr>
        <w:t xml:space="preserve"> di </w:t>
      </w:r>
      <w:proofErr w:type="spellStart"/>
      <w:r w:rsidRPr="007C3DD9">
        <w:rPr>
          <w:spacing w:val="1"/>
        </w:rPr>
        <w:t>suatu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rPr>
          <w:spacing w:val="1"/>
        </w:rPr>
        <w:t>wilyah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rPr>
          <w:spacing w:val="1"/>
        </w:rPr>
        <w:t>tersebut</w:t>
      </w:r>
      <w:proofErr w:type="spellEnd"/>
    </w:p>
    <w:p w14:paraId="07C0F535" w14:textId="42714F8C" w:rsidR="004328FB" w:rsidRPr="007C3DD9" w:rsidRDefault="004328FB" w:rsidP="00DE19F6">
      <w:pPr>
        <w:pStyle w:val="BodyText"/>
        <w:spacing w:before="138" w:line="360" w:lineRule="auto"/>
        <w:ind w:right="17"/>
        <w:jc w:val="both"/>
        <w:rPr>
          <w:spacing w:val="1"/>
        </w:rPr>
      </w:pPr>
    </w:p>
    <w:p w14:paraId="74E089DD" w14:textId="77777777" w:rsidR="00DE19F6" w:rsidRPr="007C3DD9" w:rsidRDefault="00DE19F6" w:rsidP="00DE19F6">
      <w:pPr>
        <w:pStyle w:val="BodyText"/>
        <w:spacing w:before="138" w:line="360" w:lineRule="auto"/>
        <w:ind w:right="17"/>
        <w:jc w:val="both"/>
        <w:rPr>
          <w:spacing w:val="1"/>
        </w:rPr>
      </w:pPr>
    </w:p>
    <w:p w14:paraId="6CE4E10C" w14:textId="77777777" w:rsidR="002B7A3C" w:rsidRPr="007C3DD9" w:rsidRDefault="002B7A3C" w:rsidP="00D27D3D">
      <w:pPr>
        <w:pStyle w:val="Heading2"/>
      </w:pPr>
      <w:bookmarkStart w:id="19" w:name="_Toc105184687"/>
      <w:r w:rsidRPr="007C3DD9">
        <w:t xml:space="preserve">Batasan </w:t>
      </w:r>
      <w:proofErr w:type="spellStart"/>
      <w:r w:rsidRPr="007C3DD9">
        <w:t>Masalah</w:t>
      </w:r>
      <w:bookmarkEnd w:id="19"/>
      <w:proofErr w:type="spellEnd"/>
    </w:p>
    <w:p w14:paraId="5D695B75" w14:textId="11F0EF42" w:rsidR="0047151F" w:rsidRPr="007C3DD9" w:rsidRDefault="0047151F" w:rsidP="000D6D66">
      <w:pPr>
        <w:pStyle w:val="BodyText"/>
        <w:spacing w:before="138" w:line="360" w:lineRule="auto"/>
        <w:ind w:right="17" w:firstLine="357"/>
        <w:jc w:val="both"/>
      </w:pPr>
      <w:r w:rsidRPr="007C3DD9">
        <w:t xml:space="preserve">Program </w:t>
      </w:r>
      <w:proofErr w:type="spellStart"/>
      <w:r w:rsidRPr="007C3DD9">
        <w:t>penyusun</w:t>
      </w:r>
      <w:proofErr w:type="spellEnd"/>
      <w:r w:rsidRPr="007C3DD9">
        <w:t xml:space="preserve"> </w:t>
      </w:r>
      <w:proofErr w:type="spellStart"/>
      <w:r w:rsidRPr="007C3DD9">
        <w:t>tentunya</w:t>
      </w:r>
      <w:proofErr w:type="spellEnd"/>
      <w:r w:rsidRPr="007C3DD9">
        <w:t xml:space="preserve"> </w:t>
      </w:r>
      <w:proofErr w:type="spellStart"/>
      <w:r w:rsidRPr="007C3DD9">
        <w:t>tidak</w:t>
      </w:r>
      <w:proofErr w:type="spellEnd"/>
      <w:r w:rsidRPr="007C3DD9">
        <w:t xml:space="preserve"> </w:t>
      </w:r>
      <w:proofErr w:type="spellStart"/>
      <w:r w:rsidRPr="007C3DD9">
        <w:t>sempurna</w:t>
      </w:r>
      <w:proofErr w:type="spellEnd"/>
      <w:r w:rsidRPr="007C3DD9">
        <w:t xml:space="preserve"> dan </w:t>
      </w:r>
      <w:proofErr w:type="spellStart"/>
      <w:r w:rsidRPr="007C3DD9">
        <w:t>masih</w:t>
      </w:r>
      <w:proofErr w:type="spellEnd"/>
      <w:r w:rsidRPr="007C3DD9">
        <w:t xml:space="preserve"> </w:t>
      </w:r>
      <w:proofErr w:type="spellStart"/>
      <w:r w:rsidRPr="007C3DD9">
        <w:t>banyak</w:t>
      </w:r>
      <w:proofErr w:type="spellEnd"/>
      <w:r w:rsidRPr="007C3DD9">
        <w:t xml:space="preserve"> </w:t>
      </w:r>
      <w:proofErr w:type="spellStart"/>
      <w:r w:rsidRPr="007C3DD9">
        <w:t>membutuhkan</w:t>
      </w:r>
      <w:proofErr w:type="spellEnd"/>
      <w:r w:rsidRPr="007C3DD9">
        <w:t xml:space="preserve"> </w:t>
      </w:r>
      <w:proofErr w:type="spellStart"/>
      <w:r w:rsidRPr="007C3DD9">
        <w:t>kritik</w:t>
      </w:r>
      <w:proofErr w:type="spellEnd"/>
      <w:r w:rsidRPr="007C3DD9">
        <w:t xml:space="preserve"> dan</w:t>
      </w:r>
      <w:r w:rsidRPr="007C3DD9">
        <w:rPr>
          <w:spacing w:val="1"/>
        </w:rPr>
        <w:t xml:space="preserve"> </w:t>
      </w:r>
      <w:r w:rsidRPr="007C3DD9">
        <w:t xml:space="preserve">saran oleh </w:t>
      </w:r>
      <w:proofErr w:type="spellStart"/>
      <w:r w:rsidRPr="007C3DD9">
        <w:t>Aslab</w:t>
      </w:r>
      <w:proofErr w:type="spellEnd"/>
      <w:r w:rsidRPr="007C3DD9">
        <w:t xml:space="preserve">, oleh </w:t>
      </w:r>
      <w:proofErr w:type="spellStart"/>
      <w:r w:rsidRPr="007C3DD9">
        <w:t>karena</w:t>
      </w:r>
      <w:proofErr w:type="spellEnd"/>
      <w:r w:rsidRPr="007C3DD9">
        <w:t xml:space="preserve"> </w:t>
      </w:r>
      <w:proofErr w:type="spellStart"/>
      <w:r w:rsidRPr="007C3DD9">
        <w:t>itu</w:t>
      </w:r>
      <w:proofErr w:type="spellEnd"/>
      <w:r w:rsidRPr="007C3DD9">
        <w:t xml:space="preserve"> kami </w:t>
      </w:r>
      <w:proofErr w:type="spellStart"/>
      <w:r w:rsidRPr="007C3DD9">
        <w:t>menjelaskan</w:t>
      </w:r>
      <w:proofErr w:type="spellEnd"/>
      <w:r w:rsidRPr="007C3DD9">
        <w:t xml:space="preserve"> </w:t>
      </w:r>
      <w:proofErr w:type="spellStart"/>
      <w:r w:rsidRPr="007C3DD9">
        <w:t>batasan-batasan</w:t>
      </w:r>
      <w:proofErr w:type="spellEnd"/>
      <w:r w:rsidRPr="007C3DD9">
        <w:t xml:space="preserve"> </w:t>
      </w:r>
      <w:proofErr w:type="spellStart"/>
      <w:r w:rsidRPr="007C3DD9">
        <w:t>dari</w:t>
      </w:r>
      <w:proofErr w:type="spellEnd"/>
      <w:r w:rsidRPr="007C3DD9">
        <w:rPr>
          <w:spacing w:val="1"/>
        </w:rPr>
        <w:t xml:space="preserve"> </w:t>
      </w:r>
      <w:r w:rsidRPr="007C3DD9">
        <w:t>program</w:t>
      </w:r>
      <w:r w:rsidRPr="007C3DD9">
        <w:rPr>
          <w:spacing w:val="-1"/>
        </w:rPr>
        <w:t xml:space="preserve"> </w:t>
      </w:r>
      <w:r w:rsidRPr="007C3DD9">
        <w:t xml:space="preserve">yang </w:t>
      </w:r>
      <w:proofErr w:type="spellStart"/>
      <w:r w:rsidRPr="007C3DD9">
        <w:t>telah</w:t>
      </w:r>
      <w:proofErr w:type="spellEnd"/>
      <w:r w:rsidRPr="007C3DD9">
        <w:t xml:space="preserve"> kami</w:t>
      </w:r>
      <w:r w:rsidRPr="007C3DD9">
        <w:rPr>
          <w:spacing w:val="-1"/>
        </w:rPr>
        <w:t xml:space="preserve"> </w:t>
      </w:r>
      <w:proofErr w:type="spellStart"/>
      <w:r w:rsidRPr="007C3DD9">
        <w:t>buat</w:t>
      </w:r>
      <w:proofErr w:type="spellEnd"/>
      <w:r w:rsidRPr="007C3DD9">
        <w:t xml:space="preserve">, </w:t>
      </w:r>
      <w:proofErr w:type="spellStart"/>
      <w:r w:rsidRPr="007C3DD9">
        <w:t>yaitu</w:t>
      </w:r>
      <w:proofErr w:type="spellEnd"/>
      <w:r w:rsidRPr="007C3DD9">
        <w:t xml:space="preserve"> :</w:t>
      </w:r>
    </w:p>
    <w:p w14:paraId="2DE68CB1" w14:textId="77777777" w:rsidR="0047151F" w:rsidRPr="007C3DD9" w:rsidRDefault="0047151F" w:rsidP="004328FB">
      <w:pPr>
        <w:pStyle w:val="BodyText"/>
        <w:numPr>
          <w:ilvl w:val="0"/>
          <w:numId w:val="42"/>
        </w:numPr>
        <w:tabs>
          <w:tab w:val="left" w:pos="540"/>
        </w:tabs>
        <w:spacing w:line="360" w:lineRule="auto"/>
        <w:ind w:right="17"/>
        <w:jc w:val="both"/>
      </w:pPr>
      <w:proofErr w:type="spellStart"/>
      <w:r w:rsidRPr="007C3DD9">
        <w:t>Jangkauan</w:t>
      </w:r>
      <w:proofErr w:type="spellEnd"/>
      <w:r w:rsidRPr="007C3DD9">
        <w:t xml:space="preserve"> </w:t>
      </w:r>
      <w:proofErr w:type="spellStart"/>
      <w:r w:rsidRPr="007C3DD9">
        <w:t>dalam</w:t>
      </w:r>
      <w:proofErr w:type="spellEnd"/>
      <w:r w:rsidRPr="007C3DD9">
        <w:t xml:space="preserve"> program </w:t>
      </w:r>
      <w:proofErr w:type="spellStart"/>
      <w:r w:rsidRPr="007C3DD9">
        <w:t>ini</w:t>
      </w:r>
      <w:proofErr w:type="spellEnd"/>
      <w:r w:rsidRPr="007C3DD9">
        <w:t xml:space="preserve"> </w:t>
      </w:r>
      <w:proofErr w:type="spellStart"/>
      <w:r w:rsidRPr="007C3DD9">
        <w:t>hanya</w:t>
      </w:r>
      <w:proofErr w:type="spellEnd"/>
      <w:r w:rsidRPr="007C3DD9">
        <w:t xml:space="preserve"> kami </w:t>
      </w:r>
      <w:proofErr w:type="spellStart"/>
      <w:r w:rsidRPr="007C3DD9">
        <w:t>atau</w:t>
      </w:r>
      <w:proofErr w:type="spellEnd"/>
      <w:r w:rsidRPr="007C3DD9">
        <w:t xml:space="preserve"> </w:t>
      </w:r>
      <w:proofErr w:type="spellStart"/>
      <w:r w:rsidRPr="007C3DD9">
        <w:t>hanya</w:t>
      </w:r>
      <w:proofErr w:type="spellEnd"/>
      <w:r w:rsidRPr="007C3DD9">
        <w:t xml:space="preserve"> </w:t>
      </w:r>
      <w:proofErr w:type="spellStart"/>
      <w:r w:rsidRPr="007C3DD9">
        <w:t>bisa</w:t>
      </w:r>
      <w:proofErr w:type="spellEnd"/>
      <w:r w:rsidRPr="007C3DD9">
        <w:t xml:space="preserve"> </w:t>
      </w:r>
      <w:proofErr w:type="spellStart"/>
      <w:r w:rsidRPr="007C3DD9">
        <w:t>digunakan</w:t>
      </w:r>
      <w:proofErr w:type="spellEnd"/>
      <w:r w:rsidRPr="007C3DD9">
        <w:t xml:space="preserve"> di wilayah </w:t>
      </w:r>
      <w:proofErr w:type="spellStart"/>
      <w:r w:rsidRPr="007C3DD9">
        <w:t>samarinda</w:t>
      </w:r>
      <w:proofErr w:type="spellEnd"/>
      <w:r w:rsidRPr="007C3DD9">
        <w:t>.</w:t>
      </w:r>
    </w:p>
    <w:p w14:paraId="00B03F71" w14:textId="77777777" w:rsidR="0047151F" w:rsidRPr="007C3DD9" w:rsidRDefault="0047151F" w:rsidP="004328FB">
      <w:pPr>
        <w:pStyle w:val="BodyText"/>
        <w:numPr>
          <w:ilvl w:val="0"/>
          <w:numId w:val="42"/>
        </w:numPr>
        <w:tabs>
          <w:tab w:val="left" w:pos="540"/>
        </w:tabs>
        <w:spacing w:line="360" w:lineRule="auto"/>
        <w:ind w:right="17"/>
        <w:jc w:val="both"/>
      </w:pPr>
      <w:r w:rsidRPr="007C3DD9">
        <w:t xml:space="preserve">Program </w:t>
      </w:r>
      <w:proofErr w:type="spellStart"/>
      <w:r w:rsidRPr="007C3DD9">
        <w:t>ini</w:t>
      </w:r>
      <w:proofErr w:type="spellEnd"/>
      <w:r w:rsidRPr="007C3DD9">
        <w:t xml:space="preserve"> </w:t>
      </w:r>
      <w:proofErr w:type="spellStart"/>
      <w:r w:rsidRPr="007C3DD9">
        <w:t>tidak</w:t>
      </w:r>
      <w:proofErr w:type="spellEnd"/>
      <w:r w:rsidRPr="007C3DD9">
        <w:t xml:space="preserve"> </w:t>
      </w:r>
      <w:proofErr w:type="spellStart"/>
      <w:r w:rsidRPr="007C3DD9">
        <w:t>bisa</w:t>
      </w:r>
      <w:proofErr w:type="spellEnd"/>
      <w:r w:rsidRPr="007C3DD9">
        <w:t xml:space="preserve"> </w:t>
      </w:r>
      <w:proofErr w:type="spellStart"/>
      <w:r w:rsidRPr="007C3DD9">
        <w:t>mendeteksi</w:t>
      </w:r>
      <w:proofErr w:type="spellEnd"/>
      <w:r w:rsidRPr="007C3DD9">
        <w:t xml:space="preserve"> </w:t>
      </w:r>
      <w:proofErr w:type="spellStart"/>
      <w:r w:rsidRPr="007C3DD9">
        <w:t>nomor</w:t>
      </w:r>
      <w:proofErr w:type="spellEnd"/>
      <w:r w:rsidRPr="007C3DD9">
        <w:t xml:space="preserve"> NIK </w:t>
      </w:r>
      <w:proofErr w:type="spellStart"/>
      <w:r w:rsidRPr="007C3DD9">
        <w:t>tersebut</w:t>
      </w:r>
      <w:proofErr w:type="spellEnd"/>
      <w:r w:rsidRPr="007C3DD9">
        <w:t xml:space="preserve"> </w:t>
      </w:r>
      <w:proofErr w:type="spellStart"/>
      <w:r w:rsidRPr="007C3DD9">
        <w:t>dari</w:t>
      </w:r>
      <w:proofErr w:type="spellEnd"/>
      <w:r w:rsidRPr="007C3DD9">
        <w:t xml:space="preserve"> </w:t>
      </w:r>
      <w:proofErr w:type="spellStart"/>
      <w:r w:rsidRPr="007C3DD9">
        <w:t>daerah</w:t>
      </w:r>
      <w:proofErr w:type="spellEnd"/>
      <w:r w:rsidRPr="007C3DD9">
        <w:t xml:space="preserve"> mana.</w:t>
      </w:r>
    </w:p>
    <w:p w14:paraId="047E7D10" w14:textId="77777777" w:rsidR="0047151F" w:rsidRPr="007C3DD9" w:rsidRDefault="0047151F" w:rsidP="004328FB">
      <w:pPr>
        <w:pStyle w:val="BodyText"/>
        <w:numPr>
          <w:ilvl w:val="0"/>
          <w:numId w:val="42"/>
        </w:numPr>
        <w:tabs>
          <w:tab w:val="left" w:pos="540"/>
        </w:tabs>
        <w:spacing w:line="360" w:lineRule="auto"/>
        <w:ind w:right="17"/>
        <w:jc w:val="both"/>
      </w:pPr>
      <w:proofErr w:type="spellStart"/>
      <w:r w:rsidRPr="007C3DD9">
        <w:t>Dalam</w:t>
      </w:r>
      <w:proofErr w:type="spellEnd"/>
      <w:r w:rsidRPr="007C3DD9">
        <w:t xml:space="preserve"> program </w:t>
      </w:r>
      <w:proofErr w:type="spellStart"/>
      <w:r w:rsidRPr="007C3DD9">
        <w:t>ini</w:t>
      </w:r>
      <w:proofErr w:type="spellEnd"/>
      <w:r w:rsidRPr="007C3DD9">
        <w:t xml:space="preserve"> </w:t>
      </w:r>
      <w:proofErr w:type="spellStart"/>
      <w:r w:rsidRPr="007C3DD9">
        <w:t>penduduk</w:t>
      </w:r>
      <w:proofErr w:type="spellEnd"/>
      <w:r w:rsidRPr="007C3DD9">
        <w:t xml:space="preserve"> </w:t>
      </w:r>
      <w:proofErr w:type="spellStart"/>
      <w:r w:rsidRPr="007C3DD9">
        <w:t>tidak</w:t>
      </w:r>
      <w:proofErr w:type="spellEnd"/>
      <w:r w:rsidRPr="007C3DD9">
        <w:t xml:space="preserve"> </w:t>
      </w:r>
      <w:proofErr w:type="spellStart"/>
      <w:r w:rsidRPr="007C3DD9">
        <w:t>dapat</w:t>
      </w:r>
      <w:proofErr w:type="spellEnd"/>
      <w:r w:rsidRPr="007C3DD9">
        <w:t xml:space="preserve"> </w:t>
      </w:r>
      <w:proofErr w:type="spellStart"/>
      <w:r w:rsidRPr="007C3DD9">
        <w:t>mengganti</w:t>
      </w:r>
      <w:proofErr w:type="spellEnd"/>
      <w:r w:rsidRPr="007C3DD9">
        <w:t xml:space="preserve"> </w:t>
      </w:r>
      <w:proofErr w:type="spellStart"/>
      <w:r w:rsidRPr="007C3DD9">
        <w:t>statusnya</w:t>
      </w:r>
      <w:proofErr w:type="spellEnd"/>
      <w:r w:rsidRPr="007C3DD9">
        <w:t xml:space="preserve"> </w:t>
      </w:r>
      <w:proofErr w:type="spellStart"/>
      <w:r w:rsidRPr="007C3DD9">
        <w:t>didalam</w:t>
      </w:r>
      <w:proofErr w:type="spellEnd"/>
      <w:r w:rsidRPr="007C3DD9">
        <w:t xml:space="preserve"> program.</w:t>
      </w:r>
    </w:p>
    <w:p w14:paraId="03908C55" w14:textId="77777777" w:rsidR="0047151F" w:rsidRPr="007C3DD9" w:rsidRDefault="0047151F" w:rsidP="004328FB">
      <w:pPr>
        <w:pStyle w:val="BodyText"/>
        <w:numPr>
          <w:ilvl w:val="0"/>
          <w:numId w:val="42"/>
        </w:numPr>
        <w:tabs>
          <w:tab w:val="left" w:pos="540"/>
        </w:tabs>
        <w:spacing w:line="360" w:lineRule="auto"/>
        <w:ind w:right="17"/>
        <w:jc w:val="both"/>
      </w:pPr>
      <w:r w:rsidRPr="007C3DD9">
        <w:t xml:space="preserve">Sorting </w:t>
      </w:r>
      <w:proofErr w:type="spellStart"/>
      <w:r w:rsidRPr="007C3DD9">
        <w:t>dalam</w:t>
      </w:r>
      <w:proofErr w:type="spellEnd"/>
      <w:r w:rsidRPr="007C3DD9">
        <w:t xml:space="preserve"> program kami </w:t>
      </w:r>
      <w:proofErr w:type="spellStart"/>
      <w:r w:rsidRPr="007C3DD9">
        <w:t>ini</w:t>
      </w:r>
      <w:proofErr w:type="spellEnd"/>
      <w:r w:rsidRPr="007C3DD9">
        <w:t xml:space="preserve"> </w:t>
      </w:r>
      <w:proofErr w:type="spellStart"/>
      <w:r w:rsidRPr="007C3DD9">
        <w:t>hanya</w:t>
      </w:r>
      <w:proofErr w:type="spellEnd"/>
      <w:r w:rsidRPr="007C3DD9">
        <w:t xml:space="preserve"> </w:t>
      </w:r>
      <w:proofErr w:type="spellStart"/>
      <w:r w:rsidRPr="007C3DD9">
        <w:t>dapat</w:t>
      </w:r>
      <w:proofErr w:type="spellEnd"/>
      <w:r w:rsidRPr="007C3DD9">
        <w:t xml:space="preserve"> </w:t>
      </w:r>
      <w:proofErr w:type="spellStart"/>
      <w:r w:rsidRPr="007C3DD9">
        <w:t>digunakan</w:t>
      </w:r>
      <w:proofErr w:type="spellEnd"/>
      <w:r w:rsidRPr="007C3DD9">
        <w:t xml:space="preserve"> </w:t>
      </w:r>
      <w:proofErr w:type="spellStart"/>
      <w:r w:rsidRPr="007C3DD9">
        <w:t>berdasarkan</w:t>
      </w:r>
      <w:proofErr w:type="spellEnd"/>
      <w:r w:rsidRPr="007C3DD9">
        <w:t xml:space="preserve"> Nama, NIK, dan </w:t>
      </w:r>
      <w:proofErr w:type="spellStart"/>
      <w:r w:rsidRPr="007C3DD9">
        <w:t>Tanggal</w:t>
      </w:r>
      <w:proofErr w:type="spellEnd"/>
      <w:r w:rsidRPr="007C3DD9">
        <w:t xml:space="preserve"> Update.</w:t>
      </w:r>
    </w:p>
    <w:p w14:paraId="61027300" w14:textId="1ECD30B3" w:rsidR="00C96C84" w:rsidRPr="007C3DD9" w:rsidRDefault="0047151F" w:rsidP="004328FB">
      <w:pPr>
        <w:pStyle w:val="BodyText"/>
        <w:numPr>
          <w:ilvl w:val="0"/>
          <w:numId w:val="42"/>
        </w:numPr>
        <w:tabs>
          <w:tab w:val="left" w:pos="540"/>
        </w:tabs>
        <w:spacing w:line="360" w:lineRule="auto"/>
        <w:ind w:right="17"/>
        <w:jc w:val="both"/>
      </w:pPr>
      <w:r w:rsidRPr="007C3DD9">
        <w:t xml:space="preserve">Searching </w:t>
      </w:r>
      <w:proofErr w:type="spellStart"/>
      <w:r w:rsidRPr="007C3DD9">
        <w:t>dalam</w:t>
      </w:r>
      <w:proofErr w:type="spellEnd"/>
      <w:r w:rsidRPr="007C3DD9">
        <w:t xml:space="preserve"> program </w:t>
      </w:r>
      <w:proofErr w:type="spellStart"/>
      <w:r w:rsidRPr="007C3DD9">
        <w:t>ini</w:t>
      </w:r>
      <w:proofErr w:type="spellEnd"/>
      <w:r w:rsidRPr="007C3DD9">
        <w:t xml:space="preserve"> </w:t>
      </w:r>
      <w:proofErr w:type="spellStart"/>
      <w:r w:rsidRPr="007C3DD9">
        <w:t>hanya</w:t>
      </w:r>
      <w:proofErr w:type="spellEnd"/>
      <w:r w:rsidRPr="007C3DD9">
        <w:t xml:space="preserve"> </w:t>
      </w:r>
      <w:proofErr w:type="spellStart"/>
      <w:r w:rsidRPr="007C3DD9">
        <w:t>dapat</w:t>
      </w:r>
      <w:proofErr w:type="spellEnd"/>
      <w:r w:rsidRPr="007C3DD9">
        <w:t xml:space="preserve"> </w:t>
      </w:r>
      <w:proofErr w:type="spellStart"/>
      <w:r w:rsidRPr="007C3DD9">
        <w:t>mensearching</w:t>
      </w:r>
      <w:proofErr w:type="spellEnd"/>
      <w:r w:rsidRPr="007C3DD9">
        <w:t xml:space="preserve"> NIK </w:t>
      </w:r>
      <w:proofErr w:type="spellStart"/>
      <w:r w:rsidRPr="007C3DD9">
        <w:t>saja</w:t>
      </w:r>
      <w:proofErr w:type="spellEnd"/>
      <w:r w:rsidRPr="007C3DD9">
        <w:t>.</w:t>
      </w:r>
    </w:p>
    <w:p w14:paraId="40D20809" w14:textId="77777777" w:rsidR="00DA0524" w:rsidRPr="007C3DD9" w:rsidRDefault="00DA0524" w:rsidP="00DA0524">
      <w:pPr>
        <w:pStyle w:val="BodyText"/>
        <w:tabs>
          <w:tab w:val="left" w:pos="540"/>
        </w:tabs>
        <w:spacing w:line="276" w:lineRule="auto"/>
        <w:ind w:left="900" w:right="908"/>
        <w:jc w:val="both"/>
      </w:pPr>
    </w:p>
    <w:p w14:paraId="26ABDE3A" w14:textId="77777777" w:rsidR="004328FB" w:rsidRPr="007C3DD9" w:rsidRDefault="004328FB" w:rsidP="00DA0524">
      <w:pPr>
        <w:pStyle w:val="BodyText"/>
        <w:tabs>
          <w:tab w:val="left" w:pos="540"/>
        </w:tabs>
        <w:spacing w:line="276" w:lineRule="auto"/>
        <w:ind w:left="900" w:right="908"/>
        <w:jc w:val="both"/>
      </w:pPr>
    </w:p>
    <w:p w14:paraId="43FABB64" w14:textId="77777777" w:rsidR="002B7A3C" w:rsidRPr="007C3DD9" w:rsidRDefault="002B7A3C" w:rsidP="00D27D3D">
      <w:pPr>
        <w:pStyle w:val="Heading2"/>
      </w:pPr>
      <w:bookmarkStart w:id="20" w:name="_Toc105184688"/>
      <w:proofErr w:type="spellStart"/>
      <w:r w:rsidRPr="007C3DD9">
        <w:t>Tujuan</w:t>
      </w:r>
      <w:bookmarkEnd w:id="20"/>
      <w:proofErr w:type="spellEnd"/>
    </w:p>
    <w:p w14:paraId="04F3CD43" w14:textId="5B78ACE8" w:rsidR="002B7A3C" w:rsidRPr="007C3DD9" w:rsidRDefault="0034002A" w:rsidP="000D6D66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>T</w:t>
      </w:r>
      <w:r w:rsidR="002B7A3C" w:rsidRPr="007C3DD9">
        <w:rPr>
          <w:rFonts w:ascii="Times New Roman" w:hAnsi="Times New Roman" w:cs="Times New Roman"/>
          <w:sz w:val="24"/>
          <w:szCs w:val="24"/>
        </w:rPr>
        <w:t xml:space="preserve">ujuan kami membuat program ini adalah untuk memenuhi nilai kami dalam mengikuti </w:t>
      </w:r>
      <w:proofErr w:type="spellStart"/>
      <w:r w:rsidR="002B7A3C" w:rsidRPr="007C3DD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2B7A3C" w:rsidRPr="007C3DD9">
        <w:rPr>
          <w:rFonts w:ascii="Times New Roman" w:hAnsi="Times New Roman" w:cs="Times New Roman"/>
          <w:sz w:val="24"/>
          <w:szCs w:val="24"/>
        </w:rPr>
        <w:t xml:space="preserve"> akhir praktikum algoritma dan pemrograman dasar. Selain itu, kami juga berharap dengan dibuatnya program sederhana ini, pihak kantoran dan karyawan menjadi lebih mudah dalam menentukan gaji yang didapat oleh masing-masing karyawan berdasarkan ketentuan yang berlaku. Sehingga nantinya total gaji yang didapat tidak akan bisa di manipulasi dan akan bersifat transparan tanpa ada kecurangan dari pihak </w:t>
      </w:r>
      <w:proofErr w:type="spellStart"/>
      <w:r w:rsidR="002B7A3C" w:rsidRPr="007C3DD9"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 w:rsidR="002B7A3C" w:rsidRPr="007C3DD9">
        <w:rPr>
          <w:rFonts w:ascii="Times New Roman" w:hAnsi="Times New Roman" w:cs="Times New Roman"/>
          <w:sz w:val="24"/>
          <w:szCs w:val="24"/>
        </w:rPr>
        <w:t>.</w:t>
      </w:r>
    </w:p>
    <w:p w14:paraId="3F8E16D3" w14:textId="415C5315" w:rsidR="00DA0524" w:rsidRPr="007C3DD9" w:rsidRDefault="00DA0524" w:rsidP="004328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C30F6" w14:textId="16CDB5B9" w:rsidR="00DA0524" w:rsidRPr="007C3DD9" w:rsidRDefault="00DA0524" w:rsidP="003400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C12597" w14:textId="41673E20" w:rsidR="00DA0524" w:rsidRPr="007C3DD9" w:rsidRDefault="00DA0524" w:rsidP="003400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C735A8" w14:textId="00F723E3" w:rsidR="00DA0524" w:rsidRPr="007C3DD9" w:rsidRDefault="00DA0524" w:rsidP="003400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286700" w14:textId="77777777" w:rsidR="00DA0524" w:rsidRPr="007C3DD9" w:rsidRDefault="00DA0524" w:rsidP="003400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CE09C" w14:textId="78EAD39D" w:rsidR="0034002A" w:rsidRPr="007C3DD9" w:rsidRDefault="0034002A" w:rsidP="00DA0524">
      <w:pPr>
        <w:pStyle w:val="Heading1"/>
        <w:ind w:left="2880" w:firstLine="720"/>
        <w:jc w:val="left"/>
      </w:pPr>
      <w:bookmarkStart w:id="21" w:name="_Toc105184689"/>
      <w:r w:rsidRPr="007C3DD9">
        <w:t>BAB 2</w:t>
      </w:r>
      <w:bookmarkEnd w:id="21"/>
    </w:p>
    <w:p w14:paraId="32159562" w14:textId="658CDC03" w:rsidR="007E5F24" w:rsidRPr="007C3DD9" w:rsidRDefault="0034002A" w:rsidP="00D27D3D">
      <w:pPr>
        <w:pStyle w:val="Heading1"/>
      </w:pPr>
      <w:bookmarkStart w:id="22" w:name="_Toc105184690"/>
      <w:r w:rsidRPr="007C3DD9">
        <w:t>PERANCANGAN</w:t>
      </w:r>
      <w:bookmarkEnd w:id="22"/>
    </w:p>
    <w:p w14:paraId="67E15267" w14:textId="7FF4621A" w:rsidR="00560FD4" w:rsidRPr="007C3DD9" w:rsidRDefault="00560FD4" w:rsidP="008A57D4">
      <w:pPr>
        <w:pStyle w:val="Heading2"/>
        <w:numPr>
          <w:ilvl w:val="0"/>
          <w:numId w:val="0"/>
        </w:numPr>
        <w:ind w:left="357" w:hanging="357"/>
        <w:rPr>
          <w:rStyle w:val="Heading2Char"/>
          <w:b/>
          <w:bCs/>
        </w:rPr>
      </w:pPr>
      <w:bookmarkStart w:id="23" w:name="_Toc105184691"/>
      <w:r w:rsidRPr="007C3DD9">
        <w:rPr>
          <w:b w:val="0"/>
          <w:bCs/>
        </w:rPr>
        <w:t>2.1</w:t>
      </w:r>
      <w:r w:rsidR="001858B1" w:rsidRPr="007C3DD9">
        <w:rPr>
          <w:b w:val="0"/>
          <w:bCs/>
        </w:rPr>
        <w:t xml:space="preserve">   </w:t>
      </w:r>
      <w:proofErr w:type="spellStart"/>
      <w:r w:rsidRPr="007C3DD9">
        <w:rPr>
          <w:rStyle w:val="Heading2Char"/>
          <w:b/>
          <w:bCs/>
        </w:rPr>
        <w:t>Analisis</w:t>
      </w:r>
      <w:proofErr w:type="spellEnd"/>
      <w:r w:rsidRPr="007C3DD9">
        <w:rPr>
          <w:rStyle w:val="Heading2Char"/>
          <w:b/>
          <w:bCs/>
        </w:rPr>
        <w:t xml:space="preserve"> Program</w:t>
      </w:r>
      <w:bookmarkEnd w:id="23"/>
    </w:p>
    <w:p w14:paraId="224FE8F4" w14:textId="63176F78" w:rsidR="004328FB" w:rsidRPr="007C3DD9" w:rsidRDefault="004328FB" w:rsidP="000D6D66">
      <w:pPr>
        <w:spacing w:line="360" w:lineRule="auto"/>
        <w:ind w:firstLine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alur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</w:t>
      </w:r>
      <w:r w:rsidR="000D6D6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dalamnya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memudahkan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para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audiens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memahami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arah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kerja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Adapun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alur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yang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dijabarkan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seperti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</w:p>
    <w:p w14:paraId="76558332" w14:textId="092BC7C5" w:rsidR="001858B1" w:rsidRPr="007C3DD9" w:rsidRDefault="00DA0524" w:rsidP="000D6D66">
      <w:pPr>
        <w:pStyle w:val="BodyText"/>
        <w:spacing w:line="360" w:lineRule="auto"/>
        <w:ind w:right="17" w:firstLine="357"/>
        <w:jc w:val="both"/>
      </w:pPr>
      <w:r w:rsidRPr="007C3DD9">
        <w:t xml:space="preserve">Program yang </w:t>
      </w:r>
      <w:proofErr w:type="spellStart"/>
      <w:r w:rsidRPr="007C3DD9">
        <w:t>penyusun</w:t>
      </w:r>
      <w:proofErr w:type="spellEnd"/>
      <w:r w:rsidRPr="007C3DD9">
        <w:t xml:space="preserve"> </w:t>
      </w:r>
      <w:proofErr w:type="spellStart"/>
      <w:r w:rsidRPr="007C3DD9">
        <w:t>rancang</w:t>
      </w:r>
      <w:proofErr w:type="spellEnd"/>
      <w:r w:rsidRPr="007C3DD9">
        <w:t xml:space="preserve"> </w:t>
      </w:r>
      <w:proofErr w:type="spellStart"/>
      <w:r w:rsidRPr="007C3DD9">
        <w:t>ini</w:t>
      </w:r>
      <w:proofErr w:type="spellEnd"/>
      <w:r w:rsidRPr="007C3DD9">
        <w:t xml:space="preserve">, </w:t>
      </w:r>
      <w:proofErr w:type="spellStart"/>
      <w:r w:rsidRPr="007C3DD9">
        <w:t>berjalan</w:t>
      </w:r>
      <w:proofErr w:type="spellEnd"/>
      <w:r w:rsidRPr="007C3DD9">
        <w:t xml:space="preserve"> </w:t>
      </w:r>
      <w:proofErr w:type="spellStart"/>
      <w:r w:rsidRPr="007C3DD9">
        <w:t>dari</w:t>
      </w:r>
      <w:proofErr w:type="spellEnd"/>
      <w:r w:rsidRPr="007C3DD9">
        <w:t xml:space="preserve"> </w:t>
      </w:r>
      <w:proofErr w:type="spellStart"/>
      <w:r w:rsidRPr="007C3DD9">
        <w:t>beberapa</w:t>
      </w:r>
      <w:proofErr w:type="spellEnd"/>
      <w:r w:rsidRPr="007C3DD9">
        <w:t xml:space="preserve"> </w:t>
      </w:r>
      <w:proofErr w:type="spellStart"/>
      <w:r w:rsidRPr="007C3DD9">
        <w:t>tahap</w:t>
      </w:r>
      <w:proofErr w:type="spellEnd"/>
      <w:r w:rsidRPr="007C3DD9">
        <w:t xml:space="preserve">, </w:t>
      </w:r>
      <w:proofErr w:type="spellStart"/>
      <w:r w:rsidRPr="007C3DD9">
        <w:t>akan</w:t>
      </w:r>
      <w:proofErr w:type="spellEnd"/>
      <w:r w:rsidRPr="007C3DD9">
        <w:t xml:space="preserve"> </w:t>
      </w:r>
      <w:proofErr w:type="spellStart"/>
      <w:r w:rsidRPr="007C3DD9">
        <w:t>tetapi</w:t>
      </w:r>
      <w:proofErr w:type="spellEnd"/>
      <w:r w:rsidRPr="007C3DD9">
        <w:t xml:space="preserve"> </w:t>
      </w:r>
      <w:proofErr w:type="spellStart"/>
      <w:r w:rsidRPr="007C3DD9">
        <w:t>sebelum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t>masuk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t>ke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t>dalam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t>tahap-tahap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t>tersebut</w:t>
      </w:r>
      <w:proofErr w:type="spellEnd"/>
      <w:r w:rsidRPr="007C3DD9">
        <w:t>,</w:t>
      </w:r>
      <w:r w:rsidRPr="007C3DD9">
        <w:rPr>
          <w:spacing w:val="1"/>
        </w:rPr>
        <w:t xml:space="preserve"> </w:t>
      </w:r>
      <w:proofErr w:type="spellStart"/>
      <w:r w:rsidRPr="007C3DD9">
        <w:t>setelah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t>memulai</w:t>
      </w:r>
      <w:proofErr w:type="spellEnd"/>
      <w:r w:rsidRPr="007C3DD9">
        <w:rPr>
          <w:spacing w:val="1"/>
        </w:rPr>
        <w:t xml:space="preserve"> </w:t>
      </w:r>
      <w:r w:rsidRPr="007C3DD9">
        <w:t>program</w:t>
      </w:r>
      <w:r w:rsidRPr="007C3DD9">
        <w:rPr>
          <w:spacing w:val="1"/>
        </w:rPr>
        <w:t xml:space="preserve"> </w:t>
      </w:r>
      <w:proofErr w:type="spellStart"/>
      <w:r w:rsidRPr="007C3DD9">
        <w:t>anda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t>akan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t>langsung</w:t>
      </w:r>
      <w:proofErr w:type="spellEnd"/>
      <w:r w:rsidRPr="007C3DD9">
        <w:rPr>
          <w:spacing w:val="1"/>
        </w:rPr>
        <w:t xml:space="preserve"> </w:t>
      </w:r>
      <w:proofErr w:type="spellStart"/>
      <w:r w:rsidRPr="007C3DD9">
        <w:t>disuguhkan</w:t>
      </w:r>
      <w:proofErr w:type="spellEnd"/>
      <w:r w:rsidRPr="007C3DD9">
        <w:t xml:space="preserve"> oleh </w:t>
      </w:r>
      <w:proofErr w:type="spellStart"/>
      <w:r w:rsidRPr="007C3DD9">
        <w:t>beberapa</w:t>
      </w:r>
      <w:proofErr w:type="spellEnd"/>
      <w:r w:rsidRPr="007C3DD9">
        <w:t xml:space="preserve"> </w:t>
      </w:r>
      <w:proofErr w:type="spellStart"/>
      <w:r w:rsidRPr="007C3DD9">
        <w:t>pilihan</w:t>
      </w:r>
      <w:proofErr w:type="spellEnd"/>
      <w:r w:rsidRPr="007C3DD9">
        <w:t xml:space="preserve">, program </w:t>
      </w:r>
      <w:proofErr w:type="spellStart"/>
      <w:r w:rsidRPr="007C3DD9">
        <w:t>akan</w:t>
      </w:r>
      <w:proofErr w:type="spellEnd"/>
      <w:r w:rsidRPr="007C3DD9">
        <w:t xml:space="preserve"> </w:t>
      </w:r>
      <w:proofErr w:type="spellStart"/>
      <w:r w:rsidRPr="007C3DD9">
        <w:t>menampilkan</w:t>
      </w:r>
      <w:proofErr w:type="spellEnd"/>
      <w:r w:rsidRPr="007C3DD9">
        <w:t xml:space="preserve"> </w:t>
      </w:r>
      <w:proofErr w:type="spellStart"/>
      <w:r w:rsidRPr="007C3DD9">
        <w:t>pilihan</w:t>
      </w:r>
      <w:proofErr w:type="spellEnd"/>
      <w:r w:rsidRPr="007C3DD9">
        <w:t xml:space="preserve"> </w:t>
      </w:r>
      <w:proofErr w:type="spellStart"/>
      <w:r w:rsidRPr="007C3DD9">
        <w:t>penduduk</w:t>
      </w:r>
      <w:proofErr w:type="spellEnd"/>
      <w:r w:rsidRPr="007C3DD9">
        <w:t xml:space="preserve"> </w:t>
      </w:r>
      <w:proofErr w:type="spellStart"/>
      <w:r w:rsidRPr="007C3DD9">
        <w:t>atau</w:t>
      </w:r>
      <w:proofErr w:type="spellEnd"/>
      <w:r w:rsidRPr="007C3DD9">
        <w:t xml:space="preserve"> </w:t>
      </w:r>
      <w:proofErr w:type="spellStart"/>
      <w:r w:rsidRPr="007C3DD9">
        <w:t>pemerintah</w:t>
      </w:r>
      <w:proofErr w:type="spellEnd"/>
      <w:r w:rsidRPr="007C3DD9">
        <w:t xml:space="preserve">. Ketika </w:t>
      </w:r>
      <w:proofErr w:type="spellStart"/>
      <w:r w:rsidRPr="007C3DD9">
        <w:t>memilih</w:t>
      </w:r>
      <w:proofErr w:type="spellEnd"/>
      <w:r w:rsidRPr="007C3DD9">
        <w:t xml:space="preserve"> menu </w:t>
      </w:r>
      <w:proofErr w:type="spellStart"/>
      <w:r w:rsidRPr="007C3DD9">
        <w:t>penduduk</w:t>
      </w:r>
      <w:proofErr w:type="spellEnd"/>
      <w:r w:rsidRPr="007C3DD9">
        <w:t xml:space="preserve"> program </w:t>
      </w:r>
      <w:proofErr w:type="spellStart"/>
      <w:r w:rsidRPr="007C3DD9">
        <w:t>akan</w:t>
      </w:r>
      <w:proofErr w:type="spellEnd"/>
      <w:r w:rsidRPr="007C3DD9">
        <w:t xml:space="preserve"> </w:t>
      </w:r>
      <w:proofErr w:type="spellStart"/>
      <w:r w:rsidRPr="007C3DD9">
        <w:t>menampilkan</w:t>
      </w:r>
      <w:proofErr w:type="spellEnd"/>
      <w:r w:rsidRPr="007C3DD9">
        <w:t xml:space="preserve"> menu </w:t>
      </w:r>
      <w:proofErr w:type="spellStart"/>
      <w:r w:rsidRPr="007C3DD9">
        <w:t>lagi</w:t>
      </w:r>
      <w:proofErr w:type="spellEnd"/>
      <w:r w:rsidRPr="007C3DD9">
        <w:t xml:space="preserve"> yang </w:t>
      </w:r>
      <w:proofErr w:type="spellStart"/>
      <w:r w:rsidRPr="007C3DD9">
        <w:t>berisi</w:t>
      </w:r>
      <w:proofErr w:type="spellEnd"/>
      <w:r w:rsidRPr="007C3DD9">
        <w:t xml:space="preserve"> login </w:t>
      </w:r>
      <w:proofErr w:type="spellStart"/>
      <w:r w:rsidRPr="007C3DD9">
        <w:t>atau</w:t>
      </w:r>
      <w:proofErr w:type="spellEnd"/>
      <w:r w:rsidRPr="007C3DD9">
        <w:t xml:space="preserve"> signup.  </w:t>
      </w:r>
      <w:proofErr w:type="spellStart"/>
      <w:r w:rsidRPr="007C3DD9">
        <w:t>Selanjutnya</w:t>
      </w:r>
      <w:proofErr w:type="spellEnd"/>
      <w:r w:rsidRPr="007C3DD9">
        <w:t xml:space="preserve"> user </w:t>
      </w:r>
      <w:proofErr w:type="spellStart"/>
      <w:r w:rsidRPr="007C3DD9">
        <w:t>memilih</w:t>
      </w:r>
      <w:proofErr w:type="spellEnd"/>
      <w:r w:rsidRPr="007C3DD9">
        <w:t xml:space="preserve"> menu sign up </w:t>
      </w:r>
      <w:proofErr w:type="spellStart"/>
      <w:r w:rsidRPr="007C3DD9">
        <w:t>untuk</w:t>
      </w:r>
      <w:proofErr w:type="spellEnd"/>
      <w:r w:rsidRPr="007C3DD9">
        <w:t xml:space="preserve"> </w:t>
      </w:r>
      <w:proofErr w:type="spellStart"/>
      <w:r w:rsidRPr="007C3DD9">
        <w:t>membuat</w:t>
      </w:r>
      <w:proofErr w:type="spellEnd"/>
      <w:r w:rsidRPr="007C3DD9">
        <w:t xml:space="preserve"> </w:t>
      </w:r>
      <w:proofErr w:type="spellStart"/>
      <w:r w:rsidRPr="007C3DD9">
        <w:t>akun</w:t>
      </w:r>
      <w:proofErr w:type="spellEnd"/>
      <w:r w:rsidRPr="007C3DD9">
        <w:t xml:space="preserve"> agar </w:t>
      </w:r>
      <w:proofErr w:type="spellStart"/>
      <w:r w:rsidRPr="007C3DD9">
        <w:t>bisa</w:t>
      </w:r>
      <w:proofErr w:type="spellEnd"/>
      <w:r w:rsidRPr="007C3DD9">
        <w:t xml:space="preserve"> </w:t>
      </w:r>
      <w:proofErr w:type="spellStart"/>
      <w:r w:rsidRPr="007C3DD9">
        <w:t>mengisi</w:t>
      </w:r>
      <w:proofErr w:type="spellEnd"/>
      <w:r w:rsidRPr="007C3DD9">
        <w:t xml:space="preserve"> data </w:t>
      </w:r>
      <w:proofErr w:type="spellStart"/>
      <w:r w:rsidRPr="007C3DD9">
        <w:t>nantinya</w:t>
      </w:r>
      <w:proofErr w:type="spellEnd"/>
      <w:r w:rsidRPr="007C3DD9">
        <w:t xml:space="preserve">,  </w:t>
      </w:r>
      <w:proofErr w:type="spellStart"/>
      <w:r w:rsidRPr="007C3DD9">
        <w:t>setelah</w:t>
      </w:r>
      <w:proofErr w:type="spellEnd"/>
      <w:r w:rsidRPr="007C3DD9">
        <w:t xml:space="preserve"> </w:t>
      </w:r>
      <w:proofErr w:type="spellStart"/>
      <w:r w:rsidRPr="007C3DD9">
        <w:t>berhasil</w:t>
      </w:r>
      <w:proofErr w:type="spellEnd"/>
      <w:r w:rsidRPr="007C3DD9">
        <w:t xml:space="preserve"> </w:t>
      </w:r>
      <w:proofErr w:type="spellStart"/>
      <w:r w:rsidRPr="007C3DD9">
        <w:t>membuat</w:t>
      </w:r>
      <w:proofErr w:type="spellEnd"/>
      <w:r w:rsidRPr="007C3DD9">
        <w:t xml:space="preserve"> </w:t>
      </w:r>
      <w:proofErr w:type="spellStart"/>
      <w:r w:rsidRPr="007C3DD9">
        <w:t>akun</w:t>
      </w:r>
      <w:proofErr w:type="spellEnd"/>
      <w:r w:rsidRPr="007C3DD9">
        <w:t xml:space="preserve">, user </w:t>
      </w:r>
      <w:proofErr w:type="spellStart"/>
      <w:r w:rsidRPr="007C3DD9">
        <w:t>masuk</w:t>
      </w:r>
      <w:proofErr w:type="spellEnd"/>
      <w:r w:rsidRPr="007C3DD9">
        <w:t xml:space="preserve"> </w:t>
      </w:r>
      <w:proofErr w:type="spellStart"/>
      <w:r w:rsidRPr="007C3DD9">
        <w:t>ke</w:t>
      </w:r>
      <w:proofErr w:type="spellEnd"/>
      <w:r w:rsidRPr="007C3DD9">
        <w:t xml:space="preserve"> menu login. </w:t>
      </w:r>
      <w:proofErr w:type="spellStart"/>
      <w:r w:rsidRPr="007C3DD9">
        <w:t>Setelah</w:t>
      </w:r>
      <w:proofErr w:type="spellEnd"/>
      <w:r w:rsidRPr="007C3DD9">
        <w:t xml:space="preserve"> </w:t>
      </w:r>
      <w:proofErr w:type="spellStart"/>
      <w:r w:rsidRPr="007C3DD9">
        <w:t>itu</w:t>
      </w:r>
      <w:proofErr w:type="spellEnd"/>
      <w:r w:rsidRPr="007C3DD9">
        <w:t xml:space="preserve"> </w:t>
      </w:r>
      <w:proofErr w:type="spellStart"/>
      <w:r w:rsidRPr="007C3DD9">
        <w:t>akan</w:t>
      </w:r>
      <w:proofErr w:type="spellEnd"/>
      <w:r w:rsidRPr="007C3DD9">
        <w:t xml:space="preserve"> </w:t>
      </w:r>
      <w:proofErr w:type="spellStart"/>
      <w:r w:rsidRPr="007C3DD9">
        <w:t>berlanjut</w:t>
      </w:r>
      <w:proofErr w:type="spellEnd"/>
      <w:r w:rsidRPr="007C3DD9">
        <w:t xml:space="preserve"> </w:t>
      </w:r>
      <w:proofErr w:type="spellStart"/>
      <w:r w:rsidRPr="007C3DD9">
        <w:t>ke</w:t>
      </w:r>
      <w:proofErr w:type="spellEnd"/>
      <w:r w:rsidRPr="007C3DD9">
        <w:t xml:space="preserve"> </w:t>
      </w:r>
      <w:proofErr w:type="spellStart"/>
      <w:r w:rsidRPr="007C3DD9">
        <w:t>dalam</w:t>
      </w:r>
      <w:proofErr w:type="spellEnd"/>
      <w:r w:rsidRPr="007C3DD9">
        <w:t xml:space="preserve"> </w:t>
      </w:r>
      <w:proofErr w:type="spellStart"/>
      <w:r w:rsidRPr="007C3DD9">
        <w:t>pengisian</w:t>
      </w:r>
      <w:proofErr w:type="spellEnd"/>
      <w:r w:rsidRPr="007C3DD9">
        <w:t xml:space="preserve"> data . </w:t>
      </w:r>
      <w:proofErr w:type="spellStart"/>
      <w:r w:rsidRPr="007C3DD9">
        <w:t>setelah</w:t>
      </w:r>
      <w:proofErr w:type="spellEnd"/>
      <w:r w:rsidRPr="007C3DD9">
        <w:t xml:space="preserve"> </w:t>
      </w:r>
      <w:proofErr w:type="spellStart"/>
      <w:r w:rsidRPr="007C3DD9">
        <w:t>selesai</w:t>
      </w:r>
      <w:proofErr w:type="spellEnd"/>
      <w:r w:rsidRPr="007C3DD9">
        <w:t xml:space="preserve"> </w:t>
      </w:r>
      <w:proofErr w:type="spellStart"/>
      <w:r w:rsidRPr="007C3DD9">
        <w:t>pengisian</w:t>
      </w:r>
      <w:proofErr w:type="spellEnd"/>
      <w:r w:rsidRPr="007C3DD9">
        <w:t xml:space="preserve"> data user </w:t>
      </w:r>
      <w:proofErr w:type="spellStart"/>
      <w:r w:rsidRPr="007C3DD9">
        <w:t>dapat</w:t>
      </w:r>
      <w:proofErr w:type="spellEnd"/>
      <w:r w:rsidRPr="007C3DD9">
        <w:t xml:space="preserve"> </w:t>
      </w:r>
      <w:proofErr w:type="spellStart"/>
      <w:r w:rsidRPr="007C3DD9">
        <w:t>melihat</w:t>
      </w:r>
      <w:proofErr w:type="spellEnd"/>
      <w:r w:rsidRPr="007C3DD9">
        <w:t xml:space="preserve"> dan </w:t>
      </w:r>
      <w:proofErr w:type="spellStart"/>
      <w:r w:rsidRPr="007C3DD9">
        <w:t>mengubah</w:t>
      </w:r>
      <w:proofErr w:type="spellEnd"/>
      <w:r w:rsidRPr="007C3DD9">
        <w:t xml:space="preserve"> </w:t>
      </w:r>
      <w:proofErr w:type="spellStart"/>
      <w:r w:rsidRPr="007C3DD9">
        <w:t>datanya</w:t>
      </w:r>
      <w:proofErr w:type="spellEnd"/>
      <w:r w:rsidRPr="007C3DD9">
        <w:t xml:space="preserve"> </w:t>
      </w:r>
      <w:proofErr w:type="spellStart"/>
      <w:r w:rsidRPr="007C3DD9">
        <w:t>ketika</w:t>
      </w:r>
      <w:proofErr w:type="spellEnd"/>
      <w:r w:rsidRPr="007C3DD9">
        <w:t xml:space="preserve"> </w:t>
      </w:r>
      <w:proofErr w:type="spellStart"/>
      <w:r w:rsidRPr="007C3DD9">
        <w:t>ada</w:t>
      </w:r>
      <w:proofErr w:type="spellEnd"/>
      <w:r w:rsidRPr="007C3DD9">
        <w:t xml:space="preserve"> yang salah. </w:t>
      </w:r>
      <w:proofErr w:type="spellStart"/>
      <w:r w:rsidRPr="007C3DD9">
        <w:t>Selain</w:t>
      </w:r>
      <w:proofErr w:type="spellEnd"/>
      <w:r w:rsidRPr="007C3DD9">
        <w:t xml:space="preserve"> </w:t>
      </w:r>
      <w:proofErr w:type="spellStart"/>
      <w:r w:rsidRPr="007C3DD9">
        <w:t>itu</w:t>
      </w:r>
      <w:proofErr w:type="spellEnd"/>
      <w:r w:rsidRPr="007C3DD9">
        <w:t xml:space="preserve"> </w:t>
      </w:r>
      <w:proofErr w:type="spellStart"/>
      <w:r w:rsidRPr="007C3DD9">
        <w:t>ada</w:t>
      </w:r>
      <w:proofErr w:type="spellEnd"/>
      <w:r w:rsidRPr="007C3DD9">
        <w:t xml:space="preserve"> menu  </w:t>
      </w:r>
      <w:proofErr w:type="spellStart"/>
      <w:r w:rsidRPr="007C3DD9">
        <w:t>pemerintah</w:t>
      </w:r>
      <w:proofErr w:type="spellEnd"/>
      <w:r w:rsidRPr="007C3DD9">
        <w:t xml:space="preserve">, </w:t>
      </w:r>
      <w:proofErr w:type="spellStart"/>
      <w:r w:rsidRPr="007C3DD9">
        <w:t>ketika</w:t>
      </w:r>
      <w:proofErr w:type="spellEnd"/>
      <w:r w:rsidRPr="007C3DD9">
        <w:t xml:space="preserve"> user </w:t>
      </w:r>
      <w:proofErr w:type="spellStart"/>
      <w:r w:rsidRPr="007C3DD9">
        <w:t>masuk</w:t>
      </w:r>
      <w:proofErr w:type="spellEnd"/>
      <w:r w:rsidRPr="007C3DD9">
        <w:t xml:space="preserve"> </w:t>
      </w:r>
      <w:proofErr w:type="spellStart"/>
      <w:r w:rsidRPr="007C3DD9">
        <w:t>ke</w:t>
      </w:r>
      <w:proofErr w:type="spellEnd"/>
      <w:r w:rsidRPr="007C3DD9">
        <w:t xml:space="preserve"> menu </w:t>
      </w:r>
      <w:proofErr w:type="spellStart"/>
      <w:r w:rsidRPr="007C3DD9">
        <w:t>pemerintah</w:t>
      </w:r>
      <w:proofErr w:type="spellEnd"/>
      <w:r w:rsidRPr="007C3DD9">
        <w:t xml:space="preserve"> , menu </w:t>
      </w:r>
      <w:proofErr w:type="spellStart"/>
      <w:r w:rsidRPr="007C3DD9">
        <w:t>pemerintah</w:t>
      </w:r>
      <w:proofErr w:type="spellEnd"/>
      <w:r w:rsidRPr="007C3DD9">
        <w:t xml:space="preserve"> </w:t>
      </w:r>
      <w:proofErr w:type="spellStart"/>
      <w:r w:rsidRPr="007C3DD9">
        <w:t>hasil</w:t>
      </w:r>
      <w:proofErr w:type="spellEnd"/>
      <w:r w:rsidRPr="007C3DD9">
        <w:t xml:space="preserve"> </w:t>
      </w:r>
      <w:proofErr w:type="spellStart"/>
      <w:r w:rsidRPr="007C3DD9">
        <w:t>bisa</w:t>
      </w:r>
      <w:proofErr w:type="spellEnd"/>
      <w:r w:rsidRPr="007C3DD9">
        <w:t xml:space="preserve"> </w:t>
      </w:r>
      <w:proofErr w:type="spellStart"/>
      <w:r w:rsidRPr="007C3DD9">
        <w:t>melihat</w:t>
      </w:r>
      <w:proofErr w:type="spellEnd"/>
      <w:r w:rsidRPr="007C3DD9">
        <w:t xml:space="preserve"> data </w:t>
      </w:r>
      <w:proofErr w:type="spellStart"/>
      <w:r w:rsidRPr="007C3DD9">
        <w:t>penduduk</w:t>
      </w:r>
      <w:proofErr w:type="spellEnd"/>
      <w:r w:rsidRPr="007C3DD9">
        <w:t xml:space="preserve">, dan </w:t>
      </w:r>
      <w:proofErr w:type="spellStart"/>
      <w:r w:rsidRPr="007C3DD9">
        <w:t>mengubah</w:t>
      </w:r>
      <w:proofErr w:type="spellEnd"/>
      <w:r w:rsidRPr="007C3DD9">
        <w:t xml:space="preserve"> status </w:t>
      </w:r>
      <w:proofErr w:type="spellStart"/>
      <w:r w:rsidRPr="007C3DD9">
        <w:t>penduduk</w:t>
      </w:r>
      <w:proofErr w:type="spellEnd"/>
      <w:r w:rsidRPr="007C3DD9">
        <w:t xml:space="preserve"> </w:t>
      </w:r>
      <w:proofErr w:type="spellStart"/>
      <w:r w:rsidRPr="007C3DD9">
        <w:t>tersebut</w:t>
      </w:r>
      <w:proofErr w:type="spellEnd"/>
      <w:r w:rsidRPr="007C3DD9">
        <w:t xml:space="preserve"> </w:t>
      </w:r>
      <w:proofErr w:type="spellStart"/>
      <w:r w:rsidRPr="007C3DD9">
        <w:t>dari</w:t>
      </w:r>
      <w:proofErr w:type="spellEnd"/>
      <w:r w:rsidRPr="007C3DD9">
        <w:t xml:space="preserve"> </w:t>
      </w:r>
      <w:proofErr w:type="spellStart"/>
      <w:r w:rsidRPr="007C3DD9">
        <w:t>hidup</w:t>
      </w:r>
      <w:proofErr w:type="spellEnd"/>
      <w:r w:rsidRPr="007C3DD9">
        <w:t xml:space="preserve"> </w:t>
      </w:r>
      <w:proofErr w:type="spellStart"/>
      <w:r w:rsidRPr="007C3DD9">
        <w:t>ke</w:t>
      </w:r>
      <w:proofErr w:type="spellEnd"/>
      <w:r w:rsidRPr="007C3DD9">
        <w:t xml:space="preserve"> </w:t>
      </w:r>
      <w:proofErr w:type="spellStart"/>
      <w:r w:rsidRPr="007C3DD9">
        <w:t>wafat</w:t>
      </w:r>
      <w:proofErr w:type="spellEnd"/>
      <w:r w:rsidRPr="007C3DD9">
        <w:t xml:space="preserve">. Dan data yang di input user </w:t>
      </w:r>
      <w:proofErr w:type="spellStart"/>
      <w:r w:rsidRPr="007C3DD9">
        <w:t>masuk</w:t>
      </w:r>
      <w:proofErr w:type="spellEnd"/>
      <w:r w:rsidRPr="007C3DD9">
        <w:t xml:space="preserve"> </w:t>
      </w:r>
      <w:proofErr w:type="spellStart"/>
      <w:r w:rsidRPr="007C3DD9">
        <w:t>ke</w:t>
      </w:r>
      <w:proofErr w:type="spellEnd"/>
      <w:r w:rsidRPr="007C3DD9">
        <w:t xml:space="preserve"> </w:t>
      </w:r>
      <w:proofErr w:type="spellStart"/>
      <w:r w:rsidRPr="007C3DD9">
        <w:t>dalam</w:t>
      </w:r>
      <w:proofErr w:type="spellEnd"/>
      <w:r w:rsidRPr="007C3DD9">
        <w:t xml:space="preserve"> file.txt.</w:t>
      </w:r>
    </w:p>
    <w:p w14:paraId="5FBB5952" w14:textId="77777777" w:rsidR="009F2445" w:rsidRPr="007C3DD9" w:rsidRDefault="009F2445" w:rsidP="009F2445">
      <w:pPr>
        <w:pStyle w:val="BodyText"/>
        <w:spacing w:line="360" w:lineRule="auto"/>
        <w:ind w:right="17"/>
        <w:jc w:val="both"/>
      </w:pPr>
    </w:p>
    <w:p w14:paraId="456E1BFB" w14:textId="445C1789" w:rsidR="001858B1" w:rsidRPr="007C3DD9" w:rsidRDefault="001858B1" w:rsidP="008A57D4">
      <w:pPr>
        <w:pStyle w:val="Heading2"/>
        <w:numPr>
          <w:ilvl w:val="0"/>
          <w:numId w:val="0"/>
        </w:numPr>
        <w:ind w:left="357" w:hanging="357"/>
        <w:rPr>
          <w:b w:val="0"/>
          <w:bCs/>
        </w:rPr>
      </w:pPr>
      <w:bookmarkStart w:id="24" w:name="_Toc105184692"/>
      <w:r w:rsidRPr="007C3DD9">
        <w:rPr>
          <w:b w:val="0"/>
          <w:bCs/>
        </w:rPr>
        <w:t>2.2</w:t>
      </w:r>
      <w:r w:rsidR="00C721C1" w:rsidRPr="007C3DD9">
        <w:rPr>
          <w:b w:val="0"/>
          <w:bCs/>
        </w:rPr>
        <w:t xml:space="preserve">   </w:t>
      </w:r>
      <w:r w:rsidRPr="007C3DD9">
        <w:rPr>
          <w:rStyle w:val="Heading2Char"/>
          <w:b/>
          <w:bCs/>
        </w:rPr>
        <w:t>Flowchart</w:t>
      </w:r>
      <w:bookmarkEnd w:id="24"/>
    </w:p>
    <w:p w14:paraId="66FE74E5" w14:textId="7D3956E8" w:rsidR="006B7758" w:rsidRPr="007C3DD9" w:rsidRDefault="006B7758" w:rsidP="006B77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Flowchart yang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alur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terbagi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AA4937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7</w:t>
      </w:r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AA4937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gambar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flowchart. Hal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dikarenakan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panjangnya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alur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flowchart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memungkinkan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1 flowchart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gambar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tiap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flowchart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jabarkan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</w:p>
    <w:p w14:paraId="20947F75" w14:textId="2EF90CEB" w:rsidR="006B7758" w:rsidRPr="007C3DD9" w:rsidRDefault="007B096B" w:rsidP="00B74A5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37152FD" wp14:editId="74B8BEA2">
                <wp:simplePos x="0" y="0"/>
                <wp:positionH relativeFrom="column">
                  <wp:posOffset>226695</wp:posOffset>
                </wp:positionH>
                <wp:positionV relativeFrom="paragraph">
                  <wp:posOffset>6957695</wp:posOffset>
                </wp:positionV>
                <wp:extent cx="4680585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D552A" w14:textId="4352EC2E" w:rsidR="00922EFA" w:rsidRPr="00D146BC" w:rsidRDefault="00922EFA" w:rsidP="007B096B">
                            <w:pPr>
                              <w:pStyle w:val="Caption"/>
                              <w:rPr>
                                <w:rFonts w:cs="Times New Roman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25" w:name="_Toc105181913"/>
                            <w:bookmarkStart w:id="26" w:name="_Toc105184328"/>
                            <w:bookmarkStart w:id="27" w:name="_Toc105186925"/>
                            <w:r>
                              <w:t xml:space="preserve">Gambar 1. </w:t>
                            </w:r>
                            <w:fldSimple w:instr=" SEQ Gambar_1.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Flowchart Utama</w:t>
                            </w:r>
                            <w:bookmarkEnd w:id="25"/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7152FD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7.85pt;margin-top:547.85pt;width:368.55pt;height: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" stroked="f">
                <v:textbox style="mso-fit-shape-to-text:t" inset="0,0,0,0">
                  <w:txbxContent>
                    <w:p w14:paraId="3F3D552A" w14:textId="4352EC2E" w:rsidR="00922EFA" w:rsidRPr="00D146BC" w:rsidRDefault="00922EFA" w:rsidP="007B096B">
                      <w:pPr>
                        <w:pStyle w:val="Caption"/>
                        <w:rPr>
                          <w:rFonts w:cs="Times New Roman"/>
                          <w:bCs/>
                          <w:sz w:val="24"/>
                          <w:szCs w:val="24"/>
                          <w:lang w:val="en-US"/>
                        </w:rPr>
                      </w:pPr>
                      <w:bookmarkStart w:id="28" w:name="_Toc105181913"/>
                      <w:bookmarkStart w:id="29" w:name="_Toc105184328"/>
                      <w:bookmarkStart w:id="30" w:name="_Toc105186925"/>
                      <w:r>
                        <w:t xml:space="preserve">Gambar 1. </w:t>
                      </w:r>
                      <w:fldSimple w:instr=" SEQ Gambar_1.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 xml:space="preserve"> Flowchart Utama</w:t>
                      </w:r>
                      <w:bookmarkEnd w:id="28"/>
                      <w:bookmarkEnd w:id="29"/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ins w:id="31" w:author="Bramantyo Wibisono" w:date="2022-06-02T20:46:00Z">
        <w:r w:rsidR="00B74A56" w:rsidRPr="007C3DD9">
          <w:rPr>
            <w:rFonts w:ascii="Times New Roman" w:hAnsi="Times New Roman" w:cs="Times New Roman"/>
            <w:noProof/>
            <w:lang w:val="id-ID" w:eastAsia="id-ID"/>
          </w:rPr>
          <w:drawing>
            <wp:anchor distT="0" distB="0" distL="114300" distR="114300" simplePos="0" relativeHeight="251658250" behindDoc="0" locked="0" layoutInCell="1" allowOverlap="1" wp14:anchorId="7D75A316" wp14:editId="246CFB23">
              <wp:simplePos x="0" y="0"/>
              <wp:positionH relativeFrom="column">
                <wp:posOffset>226695</wp:posOffset>
              </wp:positionH>
              <wp:positionV relativeFrom="paragraph">
                <wp:posOffset>294005</wp:posOffset>
              </wp:positionV>
              <wp:extent cx="4680585" cy="6606540"/>
              <wp:effectExtent l="0" t="0" r="0" b="3810"/>
              <wp:wrapTopAndBottom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535" b="851"/>
                      <a:stretch/>
                    </pic:blipFill>
                    <pic:spPr bwMode="auto">
                      <a:xfrm>
                        <a:off x="0" y="0"/>
                        <a:ext cx="4680585" cy="6606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V relativeFrom="margin">
                <wp14:pctHeight>0</wp14:pctHeight>
              </wp14:sizeRelV>
            </wp:anchor>
          </w:drawing>
        </w:r>
      </w:ins>
      <w:r w:rsidR="006B7758"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>Flowchart</w:t>
      </w:r>
      <w:r w:rsidR="006B7758" w:rsidRPr="007C3DD9">
        <w:rPr>
          <w:rFonts w:ascii="Times New Roman" w:hAnsi="Times New Roman" w:cs="Times New Roman"/>
          <w:bCs/>
          <w:sz w:val="24"/>
          <w:szCs w:val="24"/>
        </w:rPr>
        <w:t xml:space="preserve"> Utama</w:t>
      </w:r>
    </w:p>
    <w:p w14:paraId="2AE26BB6" w14:textId="5C46895D" w:rsidR="006A702C" w:rsidRPr="007C3DD9" w:rsidRDefault="006A702C" w:rsidP="00B74A56">
      <w:pPr>
        <w:spacing w:after="0" w:line="360" w:lineRule="auto"/>
        <w:jc w:val="both"/>
        <w:rPr>
          <w:ins w:id="32" w:author="Bramantyo Wibisono" w:date="2022-06-02T20:46:00Z"/>
          <w:rFonts w:ascii="Times New Roman" w:hAnsi="Times New Roman" w:cs="Times New Roman"/>
          <w:bCs/>
          <w:sz w:val="24"/>
          <w:szCs w:val="24"/>
        </w:rPr>
      </w:pPr>
    </w:p>
    <w:p w14:paraId="23F93BFD" w14:textId="78CDA828" w:rsidR="00E30807" w:rsidRPr="007C3DD9" w:rsidRDefault="00E30807" w:rsidP="00E30807">
      <w:pPr>
        <w:tabs>
          <w:tab w:val="left" w:pos="1973"/>
        </w:tabs>
        <w:rPr>
          <w:rFonts w:ascii="Times New Roman" w:hAnsi="Times New Roman" w:cs="Times New Roman"/>
          <w:bCs/>
          <w:sz w:val="24"/>
          <w:szCs w:val="24"/>
        </w:rPr>
      </w:pPr>
    </w:p>
    <w:p w14:paraId="526A24AC" w14:textId="77777777" w:rsidR="00D440F3" w:rsidRPr="007C3DD9" w:rsidRDefault="00D440F3" w:rsidP="00E30807">
      <w:pPr>
        <w:tabs>
          <w:tab w:val="left" w:pos="1973"/>
        </w:tabs>
        <w:rPr>
          <w:rFonts w:ascii="Times New Roman" w:hAnsi="Times New Roman" w:cs="Times New Roman"/>
          <w:bCs/>
          <w:sz w:val="24"/>
          <w:szCs w:val="24"/>
        </w:rPr>
      </w:pPr>
    </w:p>
    <w:p w14:paraId="5ED08791" w14:textId="0BDE24CE" w:rsidR="00736BD7" w:rsidRPr="007C3DD9" w:rsidRDefault="000377FC" w:rsidP="00736BD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58251" behindDoc="0" locked="0" layoutInCell="1" allowOverlap="1" wp14:anchorId="64ED0F5E" wp14:editId="3CD0F3E2">
            <wp:simplePos x="0" y="0"/>
            <wp:positionH relativeFrom="column">
              <wp:posOffset>26670</wp:posOffset>
            </wp:positionH>
            <wp:positionV relativeFrom="paragraph">
              <wp:posOffset>234950</wp:posOffset>
            </wp:positionV>
            <wp:extent cx="5039995" cy="6584950"/>
            <wp:effectExtent l="0" t="0" r="0" b="0"/>
            <wp:wrapTopAndBottom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5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88B5248" wp14:editId="482E2B91">
                <wp:simplePos x="0" y="0"/>
                <wp:positionH relativeFrom="column">
                  <wp:posOffset>90170</wp:posOffset>
                </wp:positionH>
                <wp:positionV relativeFrom="paragraph">
                  <wp:posOffset>6888480</wp:posOffset>
                </wp:positionV>
                <wp:extent cx="503999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0D65EC" w14:textId="1FC5468C" w:rsidR="00922EFA" w:rsidRPr="0064722A" w:rsidRDefault="00922EFA" w:rsidP="007B096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33" w:name="_Toc105181914"/>
                            <w:bookmarkStart w:id="34" w:name="_Toc105184329"/>
                            <w:bookmarkStart w:id="35" w:name="_Toc105186926"/>
                            <w:r>
                              <w:t xml:space="preserve">Gambar 1. </w:t>
                            </w:r>
                            <w:fldSimple w:instr=" SEQ Gambar_1.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Flowchart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Penduduk</w:t>
                            </w:r>
                            <w:bookmarkEnd w:id="33"/>
                            <w:bookmarkEnd w:id="34"/>
                            <w:bookmarkEnd w:id="3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B5248" id="Text Box 22" o:spid="_x0000_s1027" type="#_x0000_t202" style="position:absolute;left:0;text-align:left;margin-left:7.1pt;margin-top:542.4pt;width:396.85pt;height:.0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" stroked="f">
                <v:textbox style="mso-fit-shape-to-text:t" inset="0,0,0,0">
                  <w:txbxContent>
                    <w:p w14:paraId="390D65EC" w14:textId="1FC5468C" w:rsidR="00922EFA" w:rsidRPr="0064722A" w:rsidRDefault="00922EFA" w:rsidP="007B096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36" w:name="_Toc105181914"/>
                      <w:bookmarkStart w:id="37" w:name="_Toc105184329"/>
                      <w:bookmarkStart w:id="38" w:name="_Toc105186926"/>
                      <w:r>
                        <w:t xml:space="preserve">Gambar 1. </w:t>
                      </w:r>
                      <w:fldSimple w:instr=" SEQ Gambar_1.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 xml:space="preserve"> Flowchart </w:t>
                      </w:r>
                      <w:proofErr w:type="spellStart"/>
                      <w:r>
                        <w:rPr>
                          <w:lang w:val="en-US"/>
                        </w:rPr>
                        <w:t>Penduduk</w:t>
                      </w:r>
                      <w:bookmarkEnd w:id="36"/>
                      <w:bookmarkEnd w:id="37"/>
                      <w:bookmarkEnd w:id="3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5857"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Flowchart </w:t>
      </w:r>
      <w:r w:rsidR="00C135D6"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736BD7" w:rsidRPr="007C3DD9">
        <w:rPr>
          <w:rFonts w:ascii="Times New Roman" w:hAnsi="Times New Roman" w:cs="Times New Roman"/>
          <w:bCs/>
          <w:iCs/>
          <w:sz w:val="24"/>
          <w:szCs w:val="24"/>
        </w:rPr>
        <w:t>Penduduk</w:t>
      </w:r>
      <w:proofErr w:type="spellEnd"/>
    </w:p>
    <w:p w14:paraId="4E89BA0C" w14:textId="3317E348" w:rsidR="000377FC" w:rsidRPr="007C3DD9" w:rsidRDefault="000377FC" w:rsidP="0064722A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0E23CA" w14:textId="56DBB711" w:rsidR="000377FC" w:rsidRPr="007C3DD9" w:rsidRDefault="000377FC" w:rsidP="0064722A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321745A" w14:textId="239FC8BA" w:rsidR="00CA4CE3" w:rsidRPr="007C3DD9" w:rsidRDefault="00CA4CE3" w:rsidP="002B7861">
      <w:pPr>
        <w:tabs>
          <w:tab w:val="left" w:pos="5190"/>
        </w:tabs>
        <w:spacing w:line="360" w:lineRule="auto"/>
        <w:jc w:val="both"/>
        <w:rPr>
          <w:del w:id="39" w:author="Bramantyo Wibisono" w:date="2022-06-02T20:46:00Z"/>
          <w:rFonts w:ascii="Times New Roman" w:hAnsi="Times New Roman" w:cs="Times New Roman"/>
          <w:bCs/>
          <w:sz w:val="24"/>
          <w:szCs w:val="24"/>
        </w:rPr>
      </w:pPr>
    </w:p>
    <w:p w14:paraId="359ACAEB" w14:textId="6BA096EE" w:rsidR="00A215F6" w:rsidRPr="007C3DD9" w:rsidRDefault="00CA4CE3" w:rsidP="4DB6CACE">
      <w:pPr>
        <w:pStyle w:val="ListParagraph"/>
        <w:numPr>
          <w:ilvl w:val="0"/>
          <w:numId w:val="24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(Status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, Diagram Data,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>)</w:t>
      </w:r>
    </w:p>
    <w:p w14:paraId="0DD1E6C8" w14:textId="512C7213" w:rsidR="00A215F6" w:rsidRPr="007C3DD9" w:rsidRDefault="002E676C" w:rsidP="2CF4154A">
      <w:pPr>
        <w:tabs>
          <w:tab w:val="left" w:pos="519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9A352EF" wp14:editId="4EBED469">
            <wp:extent cx="4327882" cy="6726798"/>
            <wp:effectExtent l="0" t="0" r="6350" b="0"/>
            <wp:docPr id="1254063212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882" cy="672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87A3" w14:textId="512C7213" w:rsidR="00A215F6" w:rsidRPr="007C3DD9" w:rsidRDefault="00A215F6" w:rsidP="4A0D359B">
      <w:pPr>
        <w:pStyle w:val="ListParagraph"/>
        <w:tabs>
          <w:tab w:val="left" w:pos="519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inline distT="0" distB="0" distL="114300" distR="114300" wp14:anchorId="2E54FD61" wp14:editId="76EE8FB8">
                <wp:extent cx="5215255" cy="635"/>
                <wp:effectExtent l="0" t="0" r="4445" b="0"/>
                <wp:docPr id="1888215768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5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F23DA" w14:textId="3DAD9F41" w:rsidR="00922EFA" w:rsidRPr="00A215F6" w:rsidRDefault="00922EFA" w:rsidP="00A215F6">
                            <w:pPr>
                              <w:pStyle w:val="Caption"/>
                              <w:rPr>
                                <w:rFonts w:cs="Times New Roman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40" w:name="_Toc105181915"/>
                            <w:bookmarkStart w:id="41" w:name="_Toc105183294"/>
                            <w:bookmarkStart w:id="42" w:name="_Toc105186927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>SEQ Gambar_1.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Flowchart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Pemerintah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(Status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Hidup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Diagram Data,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Hapus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  <w:bookmarkEnd w:id="40"/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54FD61" id="Text Box 30" o:spid="_x0000_s1028" type="#_x0000_t202" style="width:410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" stroked="f">
                <v:textbox style="mso-fit-shape-to-text:t" inset="0,0,0,0">
                  <w:txbxContent>
                    <w:p w14:paraId="6E8F23DA" w14:textId="3DAD9F41" w:rsidR="00922EFA" w:rsidRPr="00A215F6" w:rsidRDefault="00922EFA" w:rsidP="00A215F6">
                      <w:pPr>
                        <w:pStyle w:val="Caption"/>
                        <w:rPr>
                          <w:rFonts w:cs="Times New Roman"/>
                          <w:bCs/>
                          <w:sz w:val="24"/>
                          <w:szCs w:val="24"/>
                          <w:lang w:val="en-US"/>
                        </w:rPr>
                      </w:pPr>
                      <w:bookmarkStart w:id="43" w:name="_Toc105181915"/>
                      <w:bookmarkStart w:id="44" w:name="_Toc105183294"/>
                      <w:bookmarkStart w:id="45" w:name="_Toc105186927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>SEQ Gambar_1.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Flowchart </w:t>
                      </w:r>
                      <w:proofErr w:type="spellStart"/>
                      <w:r>
                        <w:rPr>
                          <w:lang w:val="en-US"/>
                        </w:rPr>
                        <w:t>Pemerintah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(Status </w:t>
                      </w:r>
                      <w:proofErr w:type="spellStart"/>
                      <w:r>
                        <w:rPr>
                          <w:lang w:val="en-US"/>
                        </w:rPr>
                        <w:t>Hidup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Diagram Data, </w:t>
                      </w:r>
                      <w:proofErr w:type="spellStart"/>
                      <w:r>
                        <w:rPr>
                          <w:lang w:val="en-US"/>
                        </w:rPr>
                        <w:t>Hapus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  <w:bookmarkEnd w:id="43"/>
                      <w:bookmarkEnd w:id="44"/>
                      <w:bookmarkEnd w:id="45"/>
                    </w:p>
                  </w:txbxContent>
                </v:textbox>
                <w10:anchorlock/>
              </v:shape>
            </w:pict>
          </mc:Fallback>
        </mc:AlternateContent>
      </w:r>
    </w:p>
    <w:p w14:paraId="62202099" w14:textId="77777777" w:rsidR="00F267BD" w:rsidRDefault="00F267BD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br w:type="page"/>
      </w:r>
    </w:p>
    <w:p w14:paraId="28EC53BB" w14:textId="075BA6F1" w:rsidR="002E676C" w:rsidRPr="007C3DD9" w:rsidRDefault="00C52C8D" w:rsidP="00C721C1">
      <w:pPr>
        <w:pStyle w:val="ListParagraph"/>
        <w:numPr>
          <w:ilvl w:val="0"/>
          <w:numId w:val="24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>Flowchart</w:t>
      </w:r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3DD9">
        <w:rPr>
          <w:rFonts w:ascii="Times New Roman" w:hAnsi="Times New Roman" w:cs="Times New Roman"/>
          <w:bCs/>
          <w:i/>
          <w:sz w:val="24"/>
          <w:szCs w:val="24"/>
        </w:rPr>
        <w:t>Sorting</w:t>
      </w:r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7C3DD9">
        <w:rPr>
          <w:rFonts w:ascii="Times New Roman" w:hAnsi="Times New Roman" w:cs="Times New Roman"/>
          <w:bCs/>
          <w:i/>
          <w:sz w:val="24"/>
          <w:szCs w:val="24"/>
        </w:rPr>
        <w:t>Search</w:t>
      </w:r>
    </w:p>
    <w:p w14:paraId="1744547C" w14:textId="39A0ABBC" w:rsidR="00A215F6" w:rsidRPr="007C3DD9" w:rsidRDefault="00C52C8D" w:rsidP="00A215F6">
      <w:pPr>
        <w:keepNext/>
        <w:tabs>
          <w:tab w:val="left" w:pos="5190"/>
        </w:tabs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3E90DFB" wp14:editId="0DEA9776">
            <wp:extent cx="5039783" cy="728980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3" cy="729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2203" w14:textId="69CA61E5" w:rsidR="002E676C" w:rsidRPr="007C3DD9" w:rsidRDefault="00A215F6" w:rsidP="00A215F6">
      <w:pPr>
        <w:pStyle w:val="Caption"/>
        <w:rPr>
          <w:rFonts w:cs="Times New Roman"/>
          <w:lang w:val="en-US"/>
        </w:rPr>
      </w:pPr>
      <w:bookmarkStart w:id="46" w:name="_Toc105184331"/>
      <w:bookmarkStart w:id="47" w:name="_Toc105186928"/>
      <w:r w:rsidRPr="007C3DD9">
        <w:rPr>
          <w:rFonts w:cs="Times New Roman"/>
        </w:rPr>
        <w:t xml:space="preserve">Gambar 1.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Gambar_1. \* ARABIC </w:instrText>
      </w:r>
      <w:r w:rsidR="0085275A" w:rsidRPr="007C3DD9">
        <w:rPr>
          <w:rFonts w:cs="Times New Roman"/>
        </w:rPr>
        <w:fldChar w:fldCharType="separate"/>
      </w:r>
      <w:r w:rsidR="00A96DCF" w:rsidRPr="007C3DD9">
        <w:rPr>
          <w:rFonts w:cs="Times New Roman"/>
          <w:noProof/>
        </w:rPr>
        <w:t>4</w:t>
      </w:r>
      <w:r w:rsidR="0085275A" w:rsidRPr="007C3DD9">
        <w:rPr>
          <w:rFonts w:cs="Times New Roman"/>
          <w:noProof/>
        </w:rPr>
        <w:fldChar w:fldCharType="end"/>
      </w:r>
      <w:r w:rsidRPr="007C3DD9">
        <w:rPr>
          <w:rFonts w:cs="Times New Roman"/>
          <w:lang w:val="en-US"/>
        </w:rPr>
        <w:t xml:space="preserve"> Flowchart Sorting &amp; Search</w:t>
      </w:r>
      <w:bookmarkEnd w:id="46"/>
      <w:bookmarkEnd w:id="47"/>
    </w:p>
    <w:p w14:paraId="69AF858D" w14:textId="77777777" w:rsidR="000377FC" w:rsidRPr="007C3DD9" w:rsidRDefault="000377FC" w:rsidP="000377FC">
      <w:pPr>
        <w:rPr>
          <w:rFonts w:ascii="Times New Roman" w:hAnsi="Times New Roman" w:cs="Times New Roman"/>
          <w:lang w:val="en-US"/>
        </w:rPr>
      </w:pPr>
    </w:p>
    <w:p w14:paraId="1F7DF867" w14:textId="514CF03B" w:rsidR="00C135D6" w:rsidRPr="007C3DD9" w:rsidRDefault="00C135D6" w:rsidP="00C721C1">
      <w:pPr>
        <w:pStyle w:val="ListParagraph"/>
        <w:numPr>
          <w:ilvl w:val="0"/>
          <w:numId w:val="24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>Flowchart</w:t>
      </w:r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i/>
          <w:sz w:val="24"/>
          <w:szCs w:val="24"/>
        </w:rPr>
        <w:t>Penduduk</w:t>
      </w:r>
      <w:proofErr w:type="spellEnd"/>
      <w:r w:rsidRPr="007C3DD9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i/>
          <w:sz w:val="24"/>
          <w:szCs w:val="24"/>
        </w:rPr>
        <w:t>Lajutan</w:t>
      </w:r>
      <w:proofErr w:type="spellEnd"/>
    </w:p>
    <w:p w14:paraId="3752A583" w14:textId="77777777" w:rsidR="00A96DCF" w:rsidRPr="007C3DD9" w:rsidRDefault="00C135D6" w:rsidP="00A96DCF">
      <w:pPr>
        <w:keepNext/>
        <w:tabs>
          <w:tab w:val="left" w:pos="5190"/>
        </w:tabs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1018F55" wp14:editId="10901A0A">
            <wp:extent cx="5039995" cy="5907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90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8202" w14:textId="1ABF3537" w:rsidR="00C52C8D" w:rsidRPr="007C3DD9" w:rsidRDefault="00A96DCF" w:rsidP="00A96DCF">
      <w:pPr>
        <w:pStyle w:val="Caption"/>
        <w:rPr>
          <w:rFonts w:cs="Times New Roman"/>
          <w:b/>
          <w:sz w:val="24"/>
          <w:szCs w:val="24"/>
          <w:lang w:val="en-US"/>
        </w:rPr>
      </w:pPr>
      <w:bookmarkStart w:id="48" w:name="_Toc105184332"/>
      <w:bookmarkStart w:id="49" w:name="_Toc105186929"/>
      <w:r w:rsidRPr="007C3DD9">
        <w:rPr>
          <w:rFonts w:cs="Times New Roman"/>
        </w:rPr>
        <w:t xml:space="preserve">Gambar 1.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Gambar_1. \* ARABIC </w:instrText>
      </w:r>
      <w:r w:rsidR="0085275A" w:rsidRPr="007C3DD9">
        <w:rPr>
          <w:rFonts w:cs="Times New Roman"/>
        </w:rPr>
        <w:fldChar w:fldCharType="separate"/>
      </w:r>
      <w:r w:rsidRPr="007C3DD9">
        <w:rPr>
          <w:rFonts w:cs="Times New Roman"/>
          <w:noProof/>
        </w:rPr>
        <w:t>5</w:t>
      </w:r>
      <w:r w:rsidR="0085275A" w:rsidRPr="007C3DD9">
        <w:rPr>
          <w:rFonts w:cs="Times New Roman"/>
          <w:noProof/>
        </w:rPr>
        <w:fldChar w:fldCharType="end"/>
      </w:r>
      <w:r w:rsidRPr="007C3DD9">
        <w:rPr>
          <w:rFonts w:cs="Times New Roman"/>
          <w:lang w:val="en-US"/>
        </w:rPr>
        <w:t xml:space="preserve"> Flowchart </w:t>
      </w:r>
      <w:proofErr w:type="spellStart"/>
      <w:r w:rsidRPr="007C3DD9">
        <w:rPr>
          <w:rFonts w:cs="Times New Roman"/>
          <w:lang w:val="en-US"/>
        </w:rPr>
        <w:t>Penduduk</w:t>
      </w:r>
      <w:proofErr w:type="spellEnd"/>
      <w:r w:rsidRPr="007C3DD9">
        <w:rPr>
          <w:rFonts w:cs="Times New Roman"/>
          <w:lang w:val="en-US"/>
        </w:rPr>
        <w:t xml:space="preserve"> </w:t>
      </w:r>
      <w:proofErr w:type="spellStart"/>
      <w:r w:rsidRPr="007C3DD9">
        <w:rPr>
          <w:rFonts w:cs="Times New Roman"/>
          <w:lang w:val="en-US"/>
        </w:rPr>
        <w:t>Lanjutan</w:t>
      </w:r>
      <w:bookmarkEnd w:id="48"/>
      <w:bookmarkEnd w:id="49"/>
      <w:proofErr w:type="spellEnd"/>
    </w:p>
    <w:p w14:paraId="3289BB9E" w14:textId="75CD5846" w:rsidR="002E676C" w:rsidRPr="007C3DD9" w:rsidRDefault="002E676C" w:rsidP="00C721C1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C05C9B" w14:textId="1C2823A1" w:rsidR="002E676C" w:rsidRPr="007C3DD9" w:rsidRDefault="002E676C" w:rsidP="00C721C1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F91FBF1" w14:textId="279EEF5C" w:rsidR="002E676C" w:rsidRPr="007C3DD9" w:rsidRDefault="002E676C" w:rsidP="00C721C1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834B493" w14:textId="124F624F" w:rsidR="00C135D6" w:rsidRPr="007C3DD9" w:rsidRDefault="00C135D6" w:rsidP="00C135D6">
      <w:pPr>
        <w:pStyle w:val="ListParagraph"/>
        <w:numPr>
          <w:ilvl w:val="0"/>
          <w:numId w:val="24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>Flowchart</w:t>
      </w:r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</w:p>
    <w:p w14:paraId="798FE73C" w14:textId="77777777" w:rsidR="00A96DCF" w:rsidRPr="007C3DD9" w:rsidRDefault="00C135D6" w:rsidP="00A96DCF">
      <w:pPr>
        <w:keepNext/>
        <w:tabs>
          <w:tab w:val="left" w:pos="5190"/>
        </w:tabs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5514FFB" wp14:editId="71D89CEB">
            <wp:extent cx="5039995" cy="5831228"/>
            <wp:effectExtent l="0" t="0" r="825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83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453D" w14:textId="569BF293" w:rsidR="00C135D6" w:rsidRPr="007C3DD9" w:rsidRDefault="00A96DCF" w:rsidP="00A96DCF">
      <w:pPr>
        <w:pStyle w:val="Caption"/>
        <w:rPr>
          <w:rFonts w:cs="Times New Roman"/>
          <w:b/>
          <w:sz w:val="24"/>
          <w:szCs w:val="24"/>
          <w:lang w:val="en-US"/>
        </w:rPr>
      </w:pPr>
      <w:bookmarkStart w:id="50" w:name="_Toc105184333"/>
      <w:bookmarkStart w:id="51" w:name="_Toc105186930"/>
      <w:r w:rsidRPr="007C3DD9">
        <w:rPr>
          <w:rFonts w:cs="Times New Roman"/>
        </w:rPr>
        <w:t xml:space="preserve">Gambar 1.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Gambar_1. \* ARABIC </w:instrText>
      </w:r>
      <w:r w:rsidR="0085275A" w:rsidRPr="007C3DD9">
        <w:rPr>
          <w:rFonts w:cs="Times New Roman"/>
        </w:rPr>
        <w:fldChar w:fldCharType="separate"/>
      </w:r>
      <w:r w:rsidRPr="007C3DD9">
        <w:rPr>
          <w:rFonts w:cs="Times New Roman"/>
          <w:noProof/>
        </w:rPr>
        <w:t>6</w:t>
      </w:r>
      <w:r w:rsidR="0085275A" w:rsidRPr="007C3DD9">
        <w:rPr>
          <w:rFonts w:cs="Times New Roman"/>
          <w:noProof/>
        </w:rPr>
        <w:fldChar w:fldCharType="end"/>
      </w:r>
      <w:r w:rsidRPr="007C3DD9">
        <w:rPr>
          <w:rFonts w:cs="Times New Roman"/>
          <w:lang w:val="en-US"/>
        </w:rPr>
        <w:t xml:space="preserve"> Flowchart </w:t>
      </w:r>
      <w:proofErr w:type="spellStart"/>
      <w:r w:rsidRPr="007C3DD9">
        <w:rPr>
          <w:rFonts w:cs="Times New Roman"/>
          <w:lang w:val="en-US"/>
        </w:rPr>
        <w:t>Pengisian</w:t>
      </w:r>
      <w:proofErr w:type="spellEnd"/>
      <w:r w:rsidRPr="007C3DD9">
        <w:rPr>
          <w:rFonts w:cs="Times New Roman"/>
          <w:lang w:val="en-US"/>
        </w:rPr>
        <w:t xml:space="preserve"> Data </w:t>
      </w:r>
      <w:proofErr w:type="spellStart"/>
      <w:r w:rsidRPr="007C3DD9">
        <w:rPr>
          <w:rFonts w:cs="Times New Roman"/>
          <w:lang w:val="en-US"/>
        </w:rPr>
        <w:t>Penduduk</w:t>
      </w:r>
      <w:bookmarkEnd w:id="50"/>
      <w:bookmarkEnd w:id="51"/>
      <w:proofErr w:type="spellEnd"/>
    </w:p>
    <w:p w14:paraId="1A6D2D33" w14:textId="15FD502B" w:rsidR="00C135D6" w:rsidRPr="007C3DD9" w:rsidRDefault="00C135D6" w:rsidP="00C135D6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B51ECE8" w14:textId="3617BF34" w:rsidR="002E676C" w:rsidRPr="007C3DD9" w:rsidRDefault="002E676C" w:rsidP="00C721C1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9DBB4E" w14:textId="3526D594" w:rsidR="002E676C" w:rsidRPr="007C3DD9" w:rsidRDefault="002E676C" w:rsidP="00C721C1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CF4C412" w14:textId="77777777" w:rsidR="00F267BD" w:rsidRDefault="00F267BD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br w:type="page"/>
      </w:r>
    </w:p>
    <w:p w14:paraId="7B190040" w14:textId="058F7E81" w:rsidR="00BC0114" w:rsidRPr="007C3DD9" w:rsidRDefault="00BC0114" w:rsidP="00BC0114">
      <w:pPr>
        <w:pStyle w:val="ListParagraph"/>
        <w:numPr>
          <w:ilvl w:val="0"/>
          <w:numId w:val="24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>Flowchart</w:t>
      </w:r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Ubah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dan Waktu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Ubah</w:t>
      </w:r>
      <w:proofErr w:type="spellEnd"/>
    </w:p>
    <w:p w14:paraId="74E88DC3" w14:textId="77777777" w:rsidR="00A96DCF" w:rsidRPr="007C3DD9" w:rsidRDefault="00BC0114" w:rsidP="00A96DCF">
      <w:pPr>
        <w:keepNext/>
        <w:tabs>
          <w:tab w:val="left" w:pos="5190"/>
        </w:tabs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7BA139B" wp14:editId="172E27C6">
            <wp:extent cx="5039995" cy="5980876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98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7EA8" w14:textId="7F9C20CA" w:rsidR="00BC0114" w:rsidRPr="007C3DD9" w:rsidRDefault="00A96DCF" w:rsidP="00A96DCF">
      <w:pPr>
        <w:pStyle w:val="Caption"/>
        <w:rPr>
          <w:rFonts w:cs="Times New Roman"/>
          <w:b/>
          <w:sz w:val="24"/>
          <w:szCs w:val="24"/>
          <w:lang w:val="en-US"/>
        </w:rPr>
      </w:pPr>
      <w:bookmarkStart w:id="52" w:name="_Toc105184334"/>
      <w:bookmarkStart w:id="53" w:name="_Toc105186931"/>
      <w:r w:rsidRPr="007C3DD9">
        <w:rPr>
          <w:rFonts w:cs="Times New Roman"/>
        </w:rPr>
        <w:t xml:space="preserve">Gambar 1.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Gambar_1. \* ARABIC </w:instrText>
      </w:r>
      <w:r w:rsidR="0085275A" w:rsidRPr="007C3DD9">
        <w:rPr>
          <w:rFonts w:cs="Times New Roman"/>
        </w:rPr>
        <w:fldChar w:fldCharType="separate"/>
      </w:r>
      <w:r w:rsidRPr="007C3DD9">
        <w:rPr>
          <w:rFonts w:cs="Times New Roman"/>
          <w:noProof/>
        </w:rPr>
        <w:t>7</w:t>
      </w:r>
      <w:r w:rsidR="0085275A" w:rsidRPr="007C3DD9">
        <w:rPr>
          <w:rFonts w:cs="Times New Roman"/>
          <w:noProof/>
        </w:rPr>
        <w:fldChar w:fldCharType="end"/>
      </w:r>
      <w:r w:rsidRPr="007C3DD9">
        <w:rPr>
          <w:rFonts w:cs="Times New Roman"/>
          <w:lang w:val="en-US"/>
        </w:rPr>
        <w:t xml:space="preserve"> Flowchart </w:t>
      </w:r>
      <w:proofErr w:type="spellStart"/>
      <w:r w:rsidRPr="007C3DD9">
        <w:rPr>
          <w:rFonts w:cs="Times New Roman"/>
          <w:lang w:val="en-US"/>
        </w:rPr>
        <w:t>Ubah</w:t>
      </w:r>
      <w:proofErr w:type="spellEnd"/>
      <w:r w:rsidRPr="007C3DD9">
        <w:rPr>
          <w:rFonts w:cs="Times New Roman"/>
          <w:lang w:val="en-US"/>
        </w:rPr>
        <w:t xml:space="preserve"> Data </w:t>
      </w:r>
      <w:proofErr w:type="spellStart"/>
      <w:r w:rsidRPr="007C3DD9">
        <w:rPr>
          <w:rFonts w:cs="Times New Roman"/>
          <w:lang w:val="en-US"/>
        </w:rPr>
        <w:t>Penduduk</w:t>
      </w:r>
      <w:bookmarkEnd w:id="52"/>
      <w:bookmarkEnd w:id="53"/>
      <w:proofErr w:type="spellEnd"/>
    </w:p>
    <w:p w14:paraId="64A6999E" w14:textId="1429F314" w:rsidR="00BC0114" w:rsidRPr="007C3DD9" w:rsidRDefault="00BC0114" w:rsidP="00BC0114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DDC513A" w14:textId="72FD22BE" w:rsidR="002E676C" w:rsidRPr="007C3DD9" w:rsidRDefault="002E676C" w:rsidP="00C721C1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42AC776" w14:textId="06BA6D65" w:rsidR="002E676C" w:rsidRPr="007C3DD9" w:rsidRDefault="002E676C" w:rsidP="00C721C1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376DED4" w14:textId="0DE2FFA6" w:rsidR="002E676C" w:rsidRPr="007C3DD9" w:rsidRDefault="002E676C" w:rsidP="00C721C1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7376D2D" w14:textId="77777777" w:rsidR="00BC0114" w:rsidRPr="007C3DD9" w:rsidRDefault="00BC0114" w:rsidP="00C721C1">
      <w:pPr>
        <w:tabs>
          <w:tab w:val="left" w:pos="519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F1503B8" w14:textId="16F2E033" w:rsidR="00C721C1" w:rsidRPr="007C3DD9" w:rsidRDefault="00C721C1" w:rsidP="008A57D4">
      <w:pPr>
        <w:pStyle w:val="Heading2"/>
        <w:numPr>
          <w:ilvl w:val="0"/>
          <w:numId w:val="0"/>
        </w:numPr>
        <w:ind w:left="357" w:hanging="357"/>
        <w:rPr>
          <w:b w:val="0"/>
          <w:bCs/>
        </w:rPr>
      </w:pPr>
      <w:bookmarkStart w:id="54" w:name="_Toc105184693"/>
      <w:r w:rsidRPr="007C3DD9">
        <w:rPr>
          <w:bCs/>
        </w:rPr>
        <w:t>2</w:t>
      </w:r>
      <w:r w:rsidRPr="007C3DD9">
        <w:rPr>
          <w:b w:val="0"/>
          <w:bCs/>
        </w:rPr>
        <w:t>.</w:t>
      </w:r>
      <w:r w:rsidRPr="007C3DD9">
        <w:rPr>
          <w:rStyle w:val="Heading2Char"/>
          <w:b/>
          <w:bCs/>
        </w:rPr>
        <w:t xml:space="preserve">3   </w:t>
      </w:r>
      <w:proofErr w:type="spellStart"/>
      <w:r w:rsidRPr="007C3DD9">
        <w:rPr>
          <w:rStyle w:val="Heading2Char"/>
          <w:b/>
          <w:bCs/>
        </w:rPr>
        <w:t>Konsep</w:t>
      </w:r>
      <w:proofErr w:type="spellEnd"/>
      <w:r w:rsidRPr="007C3DD9">
        <w:rPr>
          <w:rStyle w:val="Heading2Char"/>
          <w:b/>
          <w:bCs/>
        </w:rPr>
        <w:t xml:space="preserve"> / </w:t>
      </w:r>
      <w:proofErr w:type="spellStart"/>
      <w:r w:rsidRPr="007C3DD9">
        <w:rPr>
          <w:rStyle w:val="Heading2Char"/>
          <w:b/>
          <w:bCs/>
        </w:rPr>
        <w:t>Materi</w:t>
      </w:r>
      <w:proofErr w:type="spellEnd"/>
      <w:r w:rsidRPr="007C3DD9">
        <w:rPr>
          <w:rStyle w:val="Heading2Char"/>
          <w:b/>
          <w:bCs/>
        </w:rPr>
        <w:t xml:space="preserve"> </w:t>
      </w:r>
      <w:proofErr w:type="spellStart"/>
      <w:r w:rsidRPr="007C3DD9">
        <w:rPr>
          <w:rStyle w:val="Heading2Char"/>
          <w:b/>
          <w:bCs/>
        </w:rPr>
        <w:t>Praktikum</w:t>
      </w:r>
      <w:proofErr w:type="spellEnd"/>
      <w:r w:rsidRPr="007C3DD9">
        <w:rPr>
          <w:rStyle w:val="Heading2Char"/>
          <w:b/>
          <w:bCs/>
        </w:rPr>
        <w:t xml:space="preserve"> yang </w:t>
      </w:r>
      <w:proofErr w:type="spellStart"/>
      <w:r w:rsidRPr="007C3DD9">
        <w:rPr>
          <w:rStyle w:val="Heading2Char"/>
          <w:b/>
          <w:bCs/>
        </w:rPr>
        <w:t>Dipakai</w:t>
      </w:r>
      <w:bookmarkEnd w:id="54"/>
      <w:proofErr w:type="spellEnd"/>
    </w:p>
    <w:p w14:paraId="6B4CAAA9" w14:textId="2033CF52" w:rsidR="00C721C1" w:rsidRPr="007C3DD9" w:rsidRDefault="00F30455" w:rsidP="00F30455">
      <w:pPr>
        <w:tabs>
          <w:tab w:val="left" w:pos="5190"/>
        </w:tabs>
        <w:spacing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materi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kami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gunakan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penyusunan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berpatokan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kepada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modul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telah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diberikan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mengacu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kepada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modul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1-8</w:t>
      </w:r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modul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wajib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harus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di</w:t>
      </w:r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tampilkan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program.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materi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</w:t>
      </w:r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</w:t>
      </w:r>
      <w:r w:rsidR="00050822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ateri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kami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gunakan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diantaranya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C721C1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</w:p>
    <w:p w14:paraId="7968C024" w14:textId="6A5CDAB9" w:rsidR="00C721C1" w:rsidRPr="007C3DD9" w:rsidRDefault="00236535" w:rsidP="00AA65A6">
      <w:pPr>
        <w:pStyle w:val="ListParagraph"/>
        <w:numPr>
          <w:ilvl w:val="0"/>
          <w:numId w:val="25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>Array dan Struct</w:t>
      </w:r>
    </w:p>
    <w:p w14:paraId="2F5BE466" w14:textId="1B565B8E" w:rsidR="00050822" w:rsidRPr="007C3DD9" w:rsidRDefault="00236535" w:rsidP="000F2BFA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Array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sekumpulan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array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indeks,sehingga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memprosesnya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Struct di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pengelompokan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”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elemen-elemen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field-field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database)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saling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terkait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B0319A5" w14:textId="77777777" w:rsidR="000F2BFA" w:rsidRPr="007C3DD9" w:rsidRDefault="000F2BFA" w:rsidP="000F2BFA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986E3B" w14:textId="76FACA0D" w:rsidR="00826D05" w:rsidRPr="007C3DD9" w:rsidRDefault="00826D05" w:rsidP="000F2BFA">
      <w:pPr>
        <w:pStyle w:val="ListParagraph"/>
        <w:numPr>
          <w:ilvl w:val="0"/>
          <w:numId w:val="25"/>
        </w:numPr>
        <w:tabs>
          <w:tab w:val="left" w:pos="5190"/>
        </w:tabs>
        <w:spacing w:before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Prosedur</w:t>
      </w:r>
      <w:proofErr w:type="spellEnd"/>
    </w:p>
    <w:p w14:paraId="37EBAFC9" w14:textId="65592FEA" w:rsidR="00826D05" w:rsidRPr="007C3DD9" w:rsidRDefault="00826D05" w:rsidP="00AA65A6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Program kami juga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prosedur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didalamnya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sangat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memudahkan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penyusunan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program. Karena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sangat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berperan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penting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mengatur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kerapian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kemudahan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program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0B638EAD" w14:textId="77777777" w:rsidR="000F2BFA" w:rsidRPr="007C3DD9" w:rsidRDefault="000F2BFA" w:rsidP="00AA65A6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8564ED" w14:textId="5CCA0CD4" w:rsidR="00860C9E" w:rsidRPr="007C3DD9" w:rsidRDefault="00860C9E" w:rsidP="00860C9E">
      <w:pPr>
        <w:pStyle w:val="ListParagraph"/>
        <w:numPr>
          <w:ilvl w:val="0"/>
          <w:numId w:val="25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Percabangan</w:t>
      </w:r>
      <w:proofErr w:type="spellEnd"/>
    </w:p>
    <w:p w14:paraId="4EC69B7B" w14:textId="5CB4BBBF" w:rsidR="00860C9E" w:rsidRPr="007C3DD9" w:rsidRDefault="000F2BFA" w:rsidP="00860C9E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Kami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percabangan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60C9E"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>if</w:t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="00860C9E"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else</w:t>
      </w:r>
      <w:r w:rsidRPr="007C3DD9">
        <w:rPr>
          <w:rFonts w:ascii="Times New Roman" w:hAnsi="Times New Roman" w:cs="Times New Roman"/>
          <w:bCs/>
          <w:i/>
          <w:sz w:val="24"/>
          <w:szCs w:val="24"/>
        </w:rPr>
        <w:t xml:space="preserve"> if, else</w:t>
      </w:r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3DD9">
        <w:rPr>
          <w:rFonts w:ascii="Times New Roman" w:hAnsi="Times New Roman" w:cs="Times New Roman"/>
          <w:bCs/>
          <w:i/>
          <w:sz w:val="24"/>
          <w:szCs w:val="24"/>
        </w:rPr>
        <w:t>switch case</w:t>
      </w:r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penyusunan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Percabangan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sendiri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melanjutkan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kondisi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benar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menghentikan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kondisi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0C9E" w:rsidRPr="007C3DD9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="00860C9E" w:rsidRPr="007C3DD9">
        <w:rPr>
          <w:rFonts w:ascii="Times New Roman" w:hAnsi="Times New Roman" w:cs="Times New Roman"/>
          <w:bCs/>
          <w:sz w:val="24"/>
          <w:szCs w:val="24"/>
        </w:rPr>
        <w:t xml:space="preserve"> salah</w:t>
      </w:r>
      <w:r w:rsidR="00DD3C9B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1C9380E1" w14:textId="77777777" w:rsidR="000F2BFA" w:rsidRPr="007C3DD9" w:rsidRDefault="000F2BFA" w:rsidP="00860C9E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24214E" w14:textId="46BFCDD2" w:rsidR="00860C9E" w:rsidRPr="007C3DD9" w:rsidRDefault="00860C9E" w:rsidP="00860C9E">
      <w:pPr>
        <w:pStyle w:val="ListParagraph"/>
        <w:numPr>
          <w:ilvl w:val="0"/>
          <w:numId w:val="25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</w:p>
    <w:p w14:paraId="72CDBAF6" w14:textId="054C3DC8" w:rsidR="000F2BFA" w:rsidRPr="007C3DD9" w:rsidRDefault="00860C9E" w:rsidP="000F2BFA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>while</w:t>
      </w:r>
      <w:r w:rsidR="00A20D3E" w:rsidRPr="007C3DD9">
        <w:rPr>
          <w:rFonts w:ascii="Times New Roman" w:hAnsi="Times New Roman" w:cs="Times New Roman"/>
          <w:bCs/>
          <w:i/>
          <w:iCs/>
          <w:sz w:val="24"/>
          <w:szCs w:val="24"/>
        </w:rPr>
        <w:t>, for</w:t>
      </w:r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juga kami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gunakan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perulangan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terhadap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kondisi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kondisi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belum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persyaratan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A20D3E" w:rsidRPr="007C3DD9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A20D3E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3034F10" w14:textId="77777777" w:rsidR="000F2BFA" w:rsidRPr="007C3DD9" w:rsidRDefault="000F2BFA" w:rsidP="000F2BFA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78201E" w14:textId="366563F8" w:rsidR="00F07614" w:rsidRPr="007C3DD9" w:rsidRDefault="00F07614" w:rsidP="00B80AC5">
      <w:pPr>
        <w:pStyle w:val="ListParagraph"/>
        <w:tabs>
          <w:tab w:val="left" w:pos="5190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Adapun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tambahan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pakai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lain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:</w:t>
      </w:r>
    </w:p>
    <w:p w14:paraId="6BE9F14E" w14:textId="2D42D1AF" w:rsidR="00236535" w:rsidRPr="007C3DD9" w:rsidRDefault="000F2BFA" w:rsidP="00B90ED8">
      <w:pPr>
        <w:pStyle w:val="ListParagraph"/>
        <w:numPr>
          <w:ilvl w:val="0"/>
          <w:numId w:val="44"/>
        </w:numPr>
        <w:tabs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system("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cls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")</w:t>
      </w:r>
      <w:r w:rsidR="0023653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8DB3453" w14:textId="40889C63" w:rsidR="00F07614" w:rsidRPr="007C3DD9" w:rsidRDefault="00236535" w:rsidP="00B90ED8">
      <w:pPr>
        <w:pStyle w:val="ListParagraph"/>
        <w:tabs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membersihkan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layar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pada program ya</w:t>
      </w:r>
      <w:r w:rsidR="000F2BFA" w:rsidRPr="007C3DD9">
        <w:rPr>
          <w:rFonts w:ascii="Times New Roman" w:hAnsi="Times New Roman" w:cs="Times New Roman"/>
          <w:bCs/>
          <w:sz w:val="24"/>
          <w:szCs w:val="24"/>
        </w:rPr>
        <w:t xml:space="preserve">ng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</w:rPr>
        <w:t>dijalankan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</w:rPr>
        <w:t xml:space="preserve"> user di </w:t>
      </w:r>
      <w:proofErr w:type="spellStart"/>
      <w:r w:rsidR="000F2BFA"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0F2BFA" w:rsidRPr="007C3DD9">
        <w:rPr>
          <w:rFonts w:ascii="Times New Roman" w:hAnsi="Times New Roman" w:cs="Times New Roman"/>
          <w:bCs/>
          <w:sz w:val="24"/>
          <w:szCs w:val="24"/>
        </w:rPr>
        <w:t xml:space="preserve"> p</w:t>
      </w:r>
      <w:r w:rsidRPr="007C3DD9">
        <w:rPr>
          <w:rFonts w:ascii="Times New Roman" w:hAnsi="Times New Roman" w:cs="Times New Roman"/>
          <w:bCs/>
          <w:sz w:val="24"/>
          <w:szCs w:val="24"/>
        </w:rPr>
        <w:t xml:space="preserve">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dijalankan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tanpa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menutup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membukanya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C7318B6" w14:textId="134B1CA5" w:rsidR="00236535" w:rsidRPr="007C3DD9" w:rsidRDefault="00F07614" w:rsidP="00B90ED8">
      <w:pPr>
        <w:pStyle w:val="ListParagraph"/>
        <w:numPr>
          <w:ilvl w:val="0"/>
          <w:numId w:val="44"/>
        </w:numPr>
        <w:tabs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setiosflags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ios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::fixed)</w:t>
      </w:r>
    </w:p>
    <w:p w14:paraId="4687DFAC" w14:textId="77777777" w:rsidR="00F07614" w:rsidRPr="007C3DD9" w:rsidRDefault="00236535" w:rsidP="00B90ED8">
      <w:pPr>
        <w:pStyle w:val="ListParagraph"/>
        <w:tabs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manipulator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mengatur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sejumlah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format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keluaran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data.</w:t>
      </w:r>
    </w:p>
    <w:p w14:paraId="659CB65A" w14:textId="02C7FFF1" w:rsidR="00236535" w:rsidRPr="007C3DD9" w:rsidRDefault="00F07614" w:rsidP="00B90ED8">
      <w:pPr>
        <w:pStyle w:val="ListParagraph"/>
        <w:numPr>
          <w:ilvl w:val="0"/>
          <w:numId w:val="44"/>
        </w:numPr>
        <w:tabs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setprecision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()</w:t>
      </w:r>
    </w:p>
    <w:p w14:paraId="262F2046" w14:textId="3F45FE10" w:rsidR="00F07614" w:rsidRPr="007C3DD9" w:rsidRDefault="00236535" w:rsidP="00B90ED8">
      <w:pPr>
        <w:pStyle w:val="ListParagraph"/>
        <w:tabs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manipulator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mengatur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digit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desimal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78F5D7B9" w14:textId="669D3CBF" w:rsidR="00236535" w:rsidRPr="007C3DD9" w:rsidRDefault="00F07614" w:rsidP="00B90ED8">
      <w:pPr>
        <w:pStyle w:val="ListParagraph"/>
        <w:numPr>
          <w:ilvl w:val="0"/>
          <w:numId w:val="44"/>
        </w:numPr>
        <w:tabs>
          <w:tab w:val="center" w:pos="810"/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ifstream</w:t>
      </w:r>
      <w:proofErr w:type="spellEnd"/>
    </w:p>
    <w:p w14:paraId="31DDE6BF" w14:textId="47C809BB" w:rsidR="00F07614" w:rsidRPr="007C3DD9" w:rsidRDefault="00236535" w:rsidP="00B90ED8">
      <w:pPr>
        <w:pStyle w:val="ListParagraph"/>
        <w:tabs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>meng-output-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file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cmd. File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dioutput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boleh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.csv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.txt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asalkan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filenya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memang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ifstream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, data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file csv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txt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="00F07614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3DD9">
        <w:rPr>
          <w:rFonts w:ascii="Times New Roman" w:hAnsi="Times New Roman" w:cs="Times New Roman"/>
          <w:bCs/>
          <w:sz w:val="24"/>
          <w:szCs w:val="24"/>
        </w:rPr>
        <w:t>cmd.</w:t>
      </w:r>
    </w:p>
    <w:p w14:paraId="62307F27" w14:textId="101730AD" w:rsidR="00236535" w:rsidRPr="007C3DD9" w:rsidRDefault="00F07614" w:rsidP="00B90ED8">
      <w:pPr>
        <w:pStyle w:val="ListParagraph"/>
        <w:numPr>
          <w:ilvl w:val="0"/>
          <w:numId w:val="44"/>
        </w:numPr>
        <w:tabs>
          <w:tab w:val="center" w:pos="810"/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ofstream</w:t>
      </w:r>
      <w:proofErr w:type="spellEnd"/>
    </w:p>
    <w:p w14:paraId="798AF273" w14:textId="77777777" w:rsidR="00F07614" w:rsidRPr="007C3DD9" w:rsidRDefault="00236535" w:rsidP="00B90ED8">
      <w:pPr>
        <w:pStyle w:val="ListParagraph"/>
        <w:tabs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menginput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pada file,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biasanya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file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berformat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csv (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ms.excel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berformat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txt (notepad).</w:t>
      </w:r>
    </w:p>
    <w:p w14:paraId="3F087389" w14:textId="6DCCE3E1" w:rsidR="00F07614" w:rsidRPr="007C3DD9" w:rsidRDefault="00236535" w:rsidP="00B90ED8">
      <w:pPr>
        <w:pStyle w:val="ListParagraph"/>
        <w:numPr>
          <w:ilvl w:val="0"/>
          <w:numId w:val="44"/>
        </w:numPr>
        <w:tabs>
          <w:tab w:val="center" w:pos="36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="00F07614" w:rsidRPr="007C3DD9">
        <w:rPr>
          <w:rFonts w:ascii="Times New Roman" w:hAnsi="Times New Roman" w:cs="Times New Roman"/>
          <w:bCs/>
          <w:sz w:val="24"/>
          <w:szCs w:val="24"/>
        </w:rPr>
        <w:t xml:space="preserve"> std::</w:t>
      </w:r>
      <w:proofErr w:type="spellStart"/>
      <w:r w:rsidR="00F07614" w:rsidRPr="007C3DD9">
        <w:rPr>
          <w:rFonts w:ascii="Times New Roman" w:hAnsi="Times New Roman" w:cs="Times New Roman"/>
          <w:bCs/>
          <w:sz w:val="24"/>
          <w:szCs w:val="24"/>
        </w:rPr>
        <w:t>string.compare</w:t>
      </w:r>
      <w:proofErr w:type="spellEnd"/>
      <w:r w:rsidR="00F07614" w:rsidRPr="007C3DD9">
        <w:rPr>
          <w:rFonts w:ascii="Times New Roman" w:hAnsi="Times New Roman" w:cs="Times New Roman"/>
          <w:bCs/>
          <w:sz w:val="24"/>
          <w:szCs w:val="24"/>
        </w:rPr>
        <w:t>()</w:t>
      </w:r>
    </w:p>
    <w:p w14:paraId="03AED48E" w14:textId="77777777" w:rsidR="00F07614" w:rsidRPr="007C3DD9" w:rsidRDefault="00236535" w:rsidP="00B90ED8">
      <w:pPr>
        <w:pStyle w:val="ListParagraph"/>
        <w:tabs>
          <w:tab w:val="left" w:pos="5190"/>
        </w:tabs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anggota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publik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string.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membandingkan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objek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string (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substring)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urutan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ditentukan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argumennya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61277BDE" w14:textId="33BD426A" w:rsidR="00F07614" w:rsidRPr="007C3DD9" w:rsidRDefault="00F07614" w:rsidP="00B90ED8">
      <w:pPr>
        <w:pStyle w:val="ListParagraph"/>
        <w:numPr>
          <w:ilvl w:val="0"/>
          <w:numId w:val="44"/>
        </w:numPr>
        <w:tabs>
          <w:tab w:val="center" w:pos="72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time_t</w:t>
      </w:r>
      <w:proofErr w:type="spellEnd"/>
    </w:p>
    <w:p w14:paraId="22D10D3D" w14:textId="77777777" w:rsidR="00236535" w:rsidRPr="007C3DD9" w:rsidRDefault="00236535" w:rsidP="00F07614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zaman Epoch (1970/01/01 00:00:00 UTC)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berlalu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hitungan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detik.Jikadetik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hitungan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detik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48F5A64A" w14:textId="2AEB232B" w:rsidR="00236535" w:rsidRPr="007C3DD9" w:rsidRDefault="00F07614" w:rsidP="00B90ED8">
      <w:pPr>
        <w:pStyle w:val="ListParagraph"/>
        <w:numPr>
          <w:ilvl w:val="0"/>
          <w:numId w:val="44"/>
        </w:numPr>
        <w:tabs>
          <w:tab w:val="center" w:pos="810"/>
          <w:tab w:val="center" w:pos="117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time() </w:t>
      </w:r>
    </w:p>
    <w:p w14:paraId="12F94984" w14:textId="77777777" w:rsidR="00236535" w:rsidRPr="007C3DD9" w:rsidRDefault="00236535" w:rsidP="00F07614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mengambil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sekarang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komputer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Hasil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pemanggilan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angka-angka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belum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diterjemahkan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didefinisikan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sebelumnya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, di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hasilnya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". </w:t>
      </w:r>
    </w:p>
    <w:p w14:paraId="0085FE43" w14:textId="03B8DEB3" w:rsidR="00236535" w:rsidRPr="007C3DD9" w:rsidRDefault="00236535" w:rsidP="00B90ED8">
      <w:pPr>
        <w:pStyle w:val="ListParagraph"/>
        <w:numPr>
          <w:ilvl w:val="0"/>
          <w:numId w:val="44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cin.clear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() :</w:t>
      </w:r>
    </w:p>
    <w:p w14:paraId="2C26235F" w14:textId="7F585F3E" w:rsidR="00236535" w:rsidRPr="007C3DD9" w:rsidRDefault="00236535" w:rsidP="00B90ED8">
      <w:pPr>
        <w:pStyle w:val="ListParagraph"/>
        <w:tabs>
          <w:tab w:val="center" w:pos="720"/>
          <w:tab w:val="left" w:pos="5190"/>
        </w:tabs>
        <w:spacing w:line="360" w:lineRule="auto"/>
        <w:ind w:hanging="9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mengabaikan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buffer input.</w:t>
      </w:r>
    </w:p>
    <w:p w14:paraId="4E27C0F3" w14:textId="37119F9B" w:rsidR="00236535" w:rsidRPr="007C3DD9" w:rsidRDefault="00236535" w:rsidP="00B90ED8">
      <w:pPr>
        <w:pStyle w:val="ListParagraph"/>
        <w:numPr>
          <w:ilvl w:val="0"/>
          <w:numId w:val="44"/>
        </w:numPr>
        <w:tabs>
          <w:tab w:val="center" w:pos="720"/>
          <w:tab w:val="left" w:pos="81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cin.ignore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() :</w:t>
      </w:r>
    </w:p>
    <w:p w14:paraId="66220CC5" w14:textId="77777777" w:rsidR="00236535" w:rsidRPr="007C3DD9" w:rsidRDefault="00236535" w:rsidP="00B90ED8">
      <w:pPr>
        <w:pStyle w:val="ListParagraph"/>
        <w:tabs>
          <w:tab w:val="center" w:pos="810"/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mengabaikan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buffer input.</w:t>
      </w:r>
    </w:p>
    <w:p w14:paraId="4350C5AC" w14:textId="787F93B9" w:rsidR="00236535" w:rsidRPr="007C3DD9" w:rsidRDefault="00236535" w:rsidP="00B90ED8">
      <w:pPr>
        <w:pStyle w:val="ListParagraph"/>
        <w:numPr>
          <w:ilvl w:val="0"/>
          <w:numId w:val="44"/>
        </w:numPr>
        <w:tabs>
          <w:tab w:val="center" w:pos="720"/>
          <w:tab w:val="left" w:pos="81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fflush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(stdin):</w:t>
      </w:r>
    </w:p>
    <w:p w14:paraId="0CBC24BD" w14:textId="77777777" w:rsidR="00236535" w:rsidRPr="007C3DD9" w:rsidRDefault="00236535" w:rsidP="00236535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buffer di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alat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I/O.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tanpa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penampung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8DA248D" w14:textId="0D555069" w:rsidR="00236535" w:rsidRPr="007C3DD9" w:rsidRDefault="00236535" w:rsidP="00B90ED8">
      <w:pPr>
        <w:pStyle w:val="ListParagraph"/>
        <w:numPr>
          <w:ilvl w:val="0"/>
          <w:numId w:val="44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HANDLE :</w:t>
      </w:r>
    </w:p>
    <w:p w14:paraId="53B91069" w14:textId="77777777" w:rsidR="0047151F" w:rsidRPr="007C3DD9" w:rsidRDefault="00236535" w:rsidP="0047151F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menangani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error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keadaan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Ketika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error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(runtime error)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mengarahkan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alur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eksekusi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khusus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dinamakan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handler. </w:t>
      </w:r>
    </w:p>
    <w:p w14:paraId="7DB76827" w14:textId="0E9EFF96" w:rsidR="00236535" w:rsidRPr="007C3DD9" w:rsidRDefault="00236535" w:rsidP="00B90ED8">
      <w:pPr>
        <w:pStyle w:val="ListParagraph"/>
        <w:numPr>
          <w:ilvl w:val="0"/>
          <w:numId w:val="44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GetStdHandle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0023A279" w14:textId="77777777" w:rsidR="00236535" w:rsidRPr="007C3DD9" w:rsidRDefault="00236535" w:rsidP="00236535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handle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layar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parameter,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nStdHandle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nStdHandle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parameter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standard device.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kasus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yang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output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layar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standard device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standard output device,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STD_OUTPUT_HANDLE.</w:t>
      </w:r>
    </w:p>
    <w:p w14:paraId="721CAAA2" w14:textId="6ADB10C3" w:rsidR="00236535" w:rsidRPr="007C3DD9" w:rsidRDefault="00236535" w:rsidP="00B90ED8">
      <w:pPr>
        <w:pStyle w:val="ListParagraph"/>
        <w:numPr>
          <w:ilvl w:val="0"/>
          <w:numId w:val="44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SetConsoleTextAttribute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50CB0F46" w14:textId="77777777" w:rsidR="00236535" w:rsidRPr="007C3DD9" w:rsidRDefault="00236535" w:rsidP="00236535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operasi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windows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di header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windows.h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,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warna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latar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spesifik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1915D36A" w14:textId="56975D3F" w:rsidR="00236535" w:rsidRPr="007C3DD9" w:rsidRDefault="00236535" w:rsidP="00B90ED8">
      <w:pPr>
        <w:pStyle w:val="ListParagraph"/>
        <w:numPr>
          <w:ilvl w:val="0"/>
          <w:numId w:val="44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COORD :</w:t>
      </w:r>
    </w:p>
    <w:p w14:paraId="18957B50" w14:textId="413B263D" w:rsidR="00236535" w:rsidRPr="007C3DD9" w:rsidRDefault="00236535" w:rsidP="00236535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struct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bertipe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SHORT,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X dan Y.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dwCursorPosition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parameter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bertipe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struct COORD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posisi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cursor di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layar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1536DB83" w14:textId="77777777" w:rsidR="00B90ED8" w:rsidRPr="007C3DD9" w:rsidRDefault="00B90ED8" w:rsidP="00236535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2C56E6" w14:textId="77777777" w:rsidR="00B80AC5" w:rsidRPr="007C3DD9" w:rsidRDefault="00B80AC5" w:rsidP="00B90ED8">
      <w:pPr>
        <w:pStyle w:val="ListParagraph"/>
        <w:widowControl w:val="0"/>
        <w:numPr>
          <w:ilvl w:val="0"/>
          <w:numId w:val="44"/>
        </w:numPr>
        <w:tabs>
          <w:tab w:val="left" w:pos="540"/>
          <w:tab w:val="center" w:pos="720"/>
        </w:tabs>
        <w:autoSpaceDE w:val="0"/>
        <w:autoSpaceDN w:val="0"/>
        <w:spacing w:after="0" w:line="360" w:lineRule="auto"/>
        <w:ind w:right="99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endl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210E9D55" w14:textId="77777777" w:rsidR="00B80AC5" w:rsidRPr="007C3DD9" w:rsidRDefault="00B80AC5" w:rsidP="00B80AC5">
      <w:pPr>
        <w:pStyle w:val="ListParagraph"/>
        <w:tabs>
          <w:tab w:val="left" w:pos="720"/>
        </w:tabs>
        <w:spacing w:line="360" w:lineRule="auto"/>
        <w:ind w:right="1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manipulator yang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menyisipkan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karakter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7C3DD9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NewLine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mengatur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pindah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baris. </w:t>
      </w:r>
      <w:proofErr w:type="spellStart"/>
      <w:r w:rsidRPr="007C3DD9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sangat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berguna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piranti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keluaran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berupa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file di disk. File header yang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harus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disertakan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file header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iostream.h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.</w:t>
      </w:r>
    </w:p>
    <w:p w14:paraId="48B68F4F" w14:textId="0632C649" w:rsidR="00B80AC5" w:rsidRPr="007C3DD9" w:rsidRDefault="00B80AC5" w:rsidP="00B90ED8">
      <w:pPr>
        <w:pStyle w:val="ListParagraph"/>
        <w:widowControl w:val="0"/>
        <w:numPr>
          <w:ilvl w:val="0"/>
          <w:numId w:val="44"/>
        </w:numPr>
        <w:tabs>
          <w:tab w:val="left" w:pos="540"/>
          <w:tab w:val="center" w:pos="720"/>
          <w:tab w:val="center" w:pos="810"/>
        </w:tabs>
        <w:autoSpaceDE w:val="0"/>
        <w:autoSpaceDN w:val="0"/>
        <w:spacing w:after="0" w:line="360" w:lineRule="auto"/>
        <w:ind w:right="99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Sleep :</w:t>
      </w:r>
    </w:p>
    <w:p w14:paraId="1EA4A3D7" w14:textId="6B109537" w:rsidR="00B80AC5" w:rsidRPr="007C3DD9" w:rsidRDefault="00B80AC5" w:rsidP="00B90ED8">
      <w:pPr>
        <w:pStyle w:val="ListParagraph"/>
        <w:tabs>
          <w:tab w:val="left" w:pos="720"/>
          <w:tab w:val="center" w:pos="6840"/>
        </w:tabs>
        <w:spacing w:line="360" w:lineRule="auto"/>
        <w:ind w:right="1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timer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tundaan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delay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lima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detik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dijelaskan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sebelumnya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kategori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7C3DD9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blocking</w:t>
      </w:r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mengerjakan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7C3DD9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task</w:t>
      </w:r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7C3D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A906395" w14:textId="77777777" w:rsidR="00B90ED8" w:rsidRPr="007C3DD9" w:rsidRDefault="00B90ED8" w:rsidP="00B90ED8">
      <w:pPr>
        <w:pStyle w:val="ListParagraph"/>
        <w:tabs>
          <w:tab w:val="left" w:pos="540"/>
        </w:tabs>
        <w:spacing w:line="360" w:lineRule="auto"/>
        <w:ind w:left="540" w:right="990" w:hanging="27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C3D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FILE HEADER </w:t>
      </w:r>
    </w:p>
    <w:p w14:paraId="50491036" w14:textId="598402D6" w:rsidR="00B90ED8" w:rsidRPr="007C3DD9" w:rsidRDefault="00B90ED8" w:rsidP="00DA0524">
      <w:pPr>
        <w:pStyle w:val="ListParagraph"/>
        <w:widowControl w:val="0"/>
        <w:numPr>
          <w:ilvl w:val="0"/>
          <w:numId w:val="45"/>
        </w:numPr>
        <w:tabs>
          <w:tab w:val="left" w:pos="1268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>iostream :</w:t>
      </w:r>
    </w:p>
    <w:p w14:paraId="1DFFD397" w14:textId="77777777" w:rsidR="00B90ED8" w:rsidRPr="007C3DD9" w:rsidRDefault="00B90ED8" w:rsidP="00DA0524">
      <w:pPr>
        <w:pStyle w:val="ListParagraph"/>
        <w:tabs>
          <w:tab w:val="left" w:pos="1268"/>
        </w:tabs>
        <w:spacing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Sebagai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library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menerima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input dan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memberi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output (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cin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input,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cout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utk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output)</w:t>
      </w:r>
    </w:p>
    <w:p w14:paraId="7A6517E0" w14:textId="397F4780" w:rsidR="00B90ED8" w:rsidRPr="007C3DD9" w:rsidRDefault="00B90ED8" w:rsidP="00DA0524">
      <w:pPr>
        <w:pStyle w:val="ListParagraph"/>
        <w:widowControl w:val="0"/>
        <w:numPr>
          <w:ilvl w:val="0"/>
          <w:numId w:val="45"/>
        </w:numPr>
        <w:tabs>
          <w:tab w:val="left" w:pos="1268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>string :</w:t>
      </w:r>
    </w:p>
    <w:p w14:paraId="1351EC48" w14:textId="77777777" w:rsidR="00B90ED8" w:rsidRPr="007C3DD9" w:rsidRDefault="00B90ED8" w:rsidP="00DA0524">
      <w:pPr>
        <w:pStyle w:val="ListParagraph"/>
        <w:tabs>
          <w:tab w:val="left" w:pos="1268"/>
        </w:tabs>
        <w:spacing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Dengan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proofErr w:type="spellStart"/>
      <w:r w:rsidRPr="007C3DD9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fungsi</w:t>
      </w:r>
      <w:proofErr w:type="spellEnd"/>
      <w:r w:rsidRPr="007C3DD9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string</w:t>
      </w:r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Anda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bisa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membuat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ekspresi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di Access yang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memanipulasi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teks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dalam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berbagai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cara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Misalnya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Anda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mungkin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hanya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ingin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menampilkan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bagian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dari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nomor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seri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pada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formulir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Atau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Anda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mungkin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perlu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bergabung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(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menggabungkan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)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beberapa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r w:rsidRPr="007C3DD9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string</w:t>
      </w:r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bersama-sama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seperti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nama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belakang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dan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nama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depan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48E23C08" w14:textId="0B6D7E35" w:rsidR="00B90ED8" w:rsidRPr="007C3DD9" w:rsidRDefault="00B90ED8" w:rsidP="00DA0524">
      <w:pPr>
        <w:pStyle w:val="ListParagraph"/>
        <w:widowControl w:val="0"/>
        <w:numPr>
          <w:ilvl w:val="0"/>
          <w:numId w:val="45"/>
        </w:numPr>
        <w:tabs>
          <w:tab w:val="left" w:pos="1268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A25C963" w14:textId="4B7F2756" w:rsidR="00B90ED8" w:rsidRPr="007C3DD9" w:rsidRDefault="00B90ED8" w:rsidP="00DA0524">
      <w:pPr>
        <w:pStyle w:val="ListParagraph"/>
        <w:tabs>
          <w:tab w:val="left" w:pos="1268"/>
        </w:tabs>
        <w:spacing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memanggil</w:t>
      </w:r>
      <w:proofErr w:type="spellEnd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perintah-perintah</w:t>
      </w:r>
      <w:proofErr w:type="spellEnd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ada</w:t>
      </w:r>
      <w:proofErr w:type="spellEnd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command prompt  </w:t>
      </w:r>
      <w:proofErr w:type="spellStart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seperti</w:t>
      </w:r>
      <w:proofErr w:type="spellEnd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echo, color, </w:t>
      </w:r>
      <w:proofErr w:type="spellStart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attrib</w:t>
      </w:r>
      <w:proofErr w:type="spellEnd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384982"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Sleep, </w:t>
      </w:r>
      <w:proofErr w:type="spellStart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dll</w:t>
      </w:r>
      <w:proofErr w:type="spellEnd"/>
      <w:r w:rsidRPr="007C3D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06ABA393" w14:textId="094BBAED" w:rsidR="00B90ED8" w:rsidRPr="007C3DD9" w:rsidRDefault="00B90ED8" w:rsidP="00DA0524">
      <w:pPr>
        <w:pStyle w:val="ListParagraph"/>
        <w:widowControl w:val="0"/>
        <w:numPr>
          <w:ilvl w:val="0"/>
          <w:numId w:val="45"/>
        </w:numPr>
        <w:tabs>
          <w:tab w:val="left" w:pos="1268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sz w:val="24"/>
          <w:szCs w:val="24"/>
        </w:rPr>
        <w:t>ctime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1AEF242" w14:textId="77777777" w:rsidR="00B90ED8" w:rsidRPr="007C3DD9" w:rsidRDefault="00B90ED8" w:rsidP="00DA0524">
      <w:pPr>
        <w:pStyle w:val="ListParagraph"/>
        <w:tabs>
          <w:tab w:val="left" w:pos="1268"/>
        </w:tabs>
        <w:spacing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fungsi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digunakan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mengkonvesi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nilai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dihasilkan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pemangilan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fungsi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time()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bentuk</w:t>
      </w:r>
      <w:proofErr w:type="spellEnd"/>
      <w:r w:rsidRPr="007C3DD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string. </w:t>
      </w:r>
    </w:p>
    <w:p w14:paraId="2F9075C4" w14:textId="6578114F" w:rsidR="00B90ED8" w:rsidRPr="007C3DD9" w:rsidRDefault="00B90ED8" w:rsidP="00DA0524">
      <w:pPr>
        <w:pStyle w:val="ListParagraph"/>
        <w:widowControl w:val="0"/>
        <w:numPr>
          <w:ilvl w:val="0"/>
          <w:numId w:val="45"/>
        </w:numPr>
        <w:tabs>
          <w:tab w:val="left" w:pos="1268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402A4FD" w14:textId="77777777" w:rsidR="00B90ED8" w:rsidRPr="007C3DD9" w:rsidRDefault="00B90ED8" w:rsidP="00DA0524">
      <w:pPr>
        <w:pStyle w:val="ListParagraph"/>
        <w:tabs>
          <w:tab w:val="left" w:pos="1268"/>
        </w:tabs>
        <w:spacing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memanggil</w:t>
      </w:r>
      <w:proofErr w:type="spellEnd"/>
      <w:r w:rsidRPr="007C3DD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console DOS I/O (input output).</w:t>
      </w:r>
    </w:p>
    <w:p w14:paraId="04806504" w14:textId="4216AEE4" w:rsidR="00B90ED8" w:rsidRPr="007C3DD9" w:rsidRDefault="00B90ED8" w:rsidP="00DA0524">
      <w:pPr>
        <w:pStyle w:val="ListParagraph"/>
        <w:widowControl w:val="0"/>
        <w:numPr>
          <w:ilvl w:val="0"/>
          <w:numId w:val="45"/>
        </w:numPr>
        <w:tabs>
          <w:tab w:val="left" w:pos="1268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sz w:val="24"/>
          <w:szCs w:val="24"/>
        </w:rPr>
        <w:t>iomanip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>:</w:t>
      </w:r>
    </w:p>
    <w:p w14:paraId="5454D2CB" w14:textId="239BC245" w:rsidR="00F267BD" w:rsidRPr="00F267BD" w:rsidRDefault="00B90ED8" w:rsidP="00F267BD">
      <w:pPr>
        <w:pStyle w:val="ListParagraph"/>
        <w:tabs>
          <w:tab w:val="left" w:pos="810"/>
          <w:tab w:val="center" w:pos="6840"/>
        </w:tabs>
        <w:spacing w:line="360" w:lineRule="auto"/>
        <w:ind w:left="630" w:right="1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manipulato</w:t>
      </w:r>
      <w:proofErr w:type="spellEnd"/>
    </w:p>
    <w:p w14:paraId="149D7F54" w14:textId="77777777" w:rsidR="00F267BD" w:rsidRDefault="00F267BD">
      <w:pPr>
        <w:rPr>
          <w:rFonts w:ascii="Times New Roman" w:hAnsi="Times New Roman" w:cs="Times New Roman"/>
          <w:b/>
          <w:sz w:val="24"/>
          <w:szCs w:val="24"/>
        </w:rPr>
      </w:pPr>
      <w:bookmarkStart w:id="55" w:name="_Toc105184694"/>
      <w:r>
        <w:br w:type="page"/>
      </w:r>
    </w:p>
    <w:p w14:paraId="1E44B5DC" w14:textId="2978A6A3" w:rsidR="00144447" w:rsidRPr="007C3DD9" w:rsidRDefault="00144447" w:rsidP="008A57D4">
      <w:pPr>
        <w:pStyle w:val="Heading1"/>
      </w:pPr>
      <w:r w:rsidRPr="007C3DD9">
        <w:t>BAB 3</w:t>
      </w:r>
      <w:bookmarkEnd w:id="55"/>
    </w:p>
    <w:p w14:paraId="4D0172D7" w14:textId="5166AD23" w:rsidR="00144447" w:rsidRPr="007C3DD9" w:rsidRDefault="00144447" w:rsidP="008A57D4">
      <w:pPr>
        <w:pStyle w:val="Heading1"/>
      </w:pPr>
      <w:bookmarkStart w:id="56" w:name="_Toc105184695"/>
      <w:r w:rsidRPr="007C3DD9">
        <w:t>HASIL DAN PEMBAHASAN</w:t>
      </w:r>
      <w:bookmarkEnd w:id="56"/>
    </w:p>
    <w:p w14:paraId="23AF3E3B" w14:textId="198F9992" w:rsidR="002B7861" w:rsidRPr="007C3DD9" w:rsidRDefault="008A57D4" w:rsidP="008A57D4">
      <w:pPr>
        <w:pStyle w:val="Heading2"/>
        <w:numPr>
          <w:ilvl w:val="0"/>
          <w:numId w:val="0"/>
        </w:numPr>
        <w:ind w:left="357" w:hanging="357"/>
      </w:pPr>
      <w:bookmarkStart w:id="57" w:name="_Toc105184696"/>
      <w:r w:rsidRPr="007C3DD9">
        <w:t xml:space="preserve">3.1   </w:t>
      </w:r>
      <w:proofErr w:type="spellStart"/>
      <w:r w:rsidR="00454C59" w:rsidRPr="007C3DD9">
        <w:t>Tampilan</w:t>
      </w:r>
      <w:proofErr w:type="spellEnd"/>
      <w:r w:rsidR="00144447" w:rsidRPr="007C3DD9">
        <w:t xml:space="preserve"> Program</w:t>
      </w:r>
      <w:bookmarkEnd w:id="57"/>
    </w:p>
    <w:p w14:paraId="27BC29FA" w14:textId="6D6A3097" w:rsidR="003F7DB2" w:rsidRPr="007C3DD9" w:rsidRDefault="007C3839" w:rsidP="00157E4D">
      <w:pPr>
        <w:pStyle w:val="ListParagraph"/>
        <w:spacing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A30F2" w:rsidRPr="007C3DD9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A30F2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A30F2" w:rsidRPr="007C3DD9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8A30F2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A30F2" w:rsidRPr="007C3DD9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="008A30F2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A30F2"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="008A30F2" w:rsidRPr="007C3DD9">
        <w:rPr>
          <w:rFonts w:ascii="Times New Roman" w:hAnsi="Times New Roman" w:cs="Times New Roman"/>
          <w:bCs/>
          <w:sz w:val="24"/>
          <w:szCs w:val="24"/>
        </w:rPr>
        <w:t xml:space="preserve"> program yang </w:t>
      </w:r>
      <w:proofErr w:type="spellStart"/>
      <w:r w:rsidR="008A30F2" w:rsidRPr="007C3DD9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="008A30F2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A30F2" w:rsidRPr="007C3DD9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="008A30F2"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="008A30F2" w:rsidRPr="007C3DD9">
        <w:rPr>
          <w:rFonts w:ascii="Times New Roman" w:hAnsi="Times New Roman" w:cs="Times New Roman"/>
          <w:bCs/>
          <w:sz w:val="24"/>
          <w:szCs w:val="24"/>
        </w:rPr>
        <w:t>dijalankan</w:t>
      </w:r>
      <w:proofErr w:type="spellEnd"/>
      <w:r w:rsidR="008A30F2"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diakhiri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pemberitahuan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penghentian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1431" w:rsidRPr="007C3DD9">
        <w:rPr>
          <w:rFonts w:ascii="Times New Roman" w:hAnsi="Times New Roman" w:cs="Times New Roman"/>
          <w:bCs/>
          <w:sz w:val="24"/>
          <w:szCs w:val="24"/>
        </w:rPr>
        <w:t>jalannya</w:t>
      </w:r>
      <w:proofErr w:type="spellEnd"/>
      <w:r w:rsidR="00F61431" w:rsidRPr="007C3DD9">
        <w:rPr>
          <w:rFonts w:ascii="Times New Roman" w:hAnsi="Times New Roman" w:cs="Times New Roman"/>
          <w:bCs/>
          <w:sz w:val="24"/>
          <w:szCs w:val="24"/>
        </w:rPr>
        <w:t xml:space="preserve"> program. </w:t>
      </w:r>
      <w:proofErr w:type="spellStart"/>
      <w:r w:rsidR="00831189"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83118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1189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83118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1189" w:rsidRPr="007C3DD9">
        <w:rPr>
          <w:rFonts w:ascii="Times New Roman" w:hAnsi="Times New Roman" w:cs="Times New Roman"/>
          <w:bCs/>
          <w:sz w:val="24"/>
          <w:szCs w:val="24"/>
        </w:rPr>
        <w:t>penyusun</w:t>
      </w:r>
      <w:proofErr w:type="spellEnd"/>
      <w:r w:rsidR="0083118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1189" w:rsidRPr="007C3DD9">
        <w:rPr>
          <w:rFonts w:ascii="Times New Roman" w:hAnsi="Times New Roman" w:cs="Times New Roman"/>
          <w:bCs/>
          <w:sz w:val="24"/>
          <w:szCs w:val="24"/>
        </w:rPr>
        <w:t>jabarkan</w:t>
      </w:r>
      <w:proofErr w:type="spellEnd"/>
      <w:r w:rsidR="0083118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1189" w:rsidRPr="007C3DD9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83118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1189" w:rsidRPr="007C3DD9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="0083118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1189"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="0083118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63D28" w:rsidRPr="007C3DD9">
        <w:rPr>
          <w:rFonts w:ascii="Times New Roman" w:hAnsi="Times New Roman" w:cs="Times New Roman"/>
          <w:bCs/>
          <w:sz w:val="24"/>
          <w:szCs w:val="24"/>
        </w:rPr>
        <w:t xml:space="preserve">pada program yang </w:t>
      </w:r>
      <w:proofErr w:type="spellStart"/>
      <w:r w:rsidR="00263D28" w:rsidRPr="007C3DD9">
        <w:rPr>
          <w:rFonts w:ascii="Times New Roman" w:hAnsi="Times New Roman" w:cs="Times New Roman"/>
          <w:bCs/>
          <w:sz w:val="24"/>
          <w:szCs w:val="24"/>
        </w:rPr>
        <w:t>penyusun</w:t>
      </w:r>
      <w:proofErr w:type="spellEnd"/>
      <w:r w:rsidR="00263D28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63D28" w:rsidRPr="007C3DD9">
        <w:rPr>
          <w:rFonts w:ascii="Times New Roman" w:hAnsi="Times New Roman" w:cs="Times New Roman"/>
          <w:bCs/>
          <w:sz w:val="24"/>
          <w:szCs w:val="24"/>
        </w:rPr>
        <w:t>selesaikan</w:t>
      </w:r>
      <w:proofErr w:type="spellEnd"/>
      <w:r w:rsidR="00263D28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AC8E42" w14:textId="77777777" w:rsidR="00DF3DC9" w:rsidRPr="00F6061F" w:rsidRDefault="00DF3DC9" w:rsidP="00F6061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793E42" w14:textId="3FB4BD72" w:rsidR="002C72C7" w:rsidRPr="007C3DD9" w:rsidRDefault="00454C59" w:rsidP="00DF3DC9">
      <w:pPr>
        <w:pStyle w:val="ListParagraph"/>
        <w:numPr>
          <w:ilvl w:val="0"/>
          <w:numId w:val="46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080A" w:rsidRPr="007C3DD9">
        <w:rPr>
          <w:rFonts w:ascii="Times New Roman" w:hAnsi="Times New Roman" w:cs="Times New Roman"/>
          <w:b/>
          <w:sz w:val="24"/>
          <w:szCs w:val="24"/>
        </w:rPr>
        <w:t>Menu</w:t>
      </w:r>
      <w:r w:rsidR="003F7DB2" w:rsidRPr="007C3D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080A" w:rsidRPr="007C3DD9">
        <w:rPr>
          <w:rFonts w:ascii="Times New Roman" w:hAnsi="Times New Roman" w:cs="Times New Roman"/>
          <w:b/>
          <w:sz w:val="24"/>
          <w:szCs w:val="24"/>
        </w:rPr>
        <w:t>Awal</w:t>
      </w:r>
    </w:p>
    <w:p w14:paraId="32B2958F" w14:textId="44C1FABF" w:rsidR="00DF3DC9" w:rsidRPr="007C3DD9" w:rsidRDefault="00DF3DC9" w:rsidP="0CA6498F">
      <w:pPr>
        <w:tabs>
          <w:tab w:val="left" w:pos="51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18B98D4" wp14:editId="73AA7949">
            <wp:extent cx="3777858" cy="2160000"/>
            <wp:effectExtent l="0" t="0" r="0" b="0"/>
            <wp:docPr id="85736532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85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879F" w14:textId="092429EE" w:rsidR="00DF3DC9" w:rsidRPr="007C3DD9" w:rsidRDefault="00DF3DC9" w:rsidP="00DF3DC9">
      <w:pPr>
        <w:pStyle w:val="ListParagraph"/>
        <w:tabs>
          <w:tab w:val="left" w:pos="5190"/>
        </w:tabs>
        <w:spacing w:line="360" w:lineRule="auto"/>
        <w:ind w:left="5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inline distT="0" distB="0" distL="114300" distR="114300" wp14:anchorId="7003F104" wp14:editId="2C7C0FD6">
                <wp:extent cx="3777615" cy="177800"/>
                <wp:effectExtent l="0" t="0" r="0" b="0"/>
                <wp:docPr id="1479152165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7615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1B383" w14:textId="77777777" w:rsidR="00922EFA" w:rsidRDefault="00922EFA" w:rsidP="00216F09">
                            <w:pPr>
                              <w:spacing w:line="254" w:lineRule="auto"/>
                              <w:jc w:val="center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 xml:space="preserve">Gambar 2. 1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 xml:space="preserve"> Awal Program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03F104" id="Text Box 39" o:spid="_x0000_s1029" style="width:297.45pt;height: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" stroked="f">
                <v:textbox inset="0,0,0,0">
                  <w:txbxContent>
                    <w:p w14:paraId="6C11B383" w14:textId="77777777" w:rsidR="00922EFA" w:rsidRDefault="00922EFA" w:rsidP="00216F09">
                      <w:pPr>
                        <w:spacing w:line="254" w:lineRule="auto"/>
                        <w:jc w:val="center"/>
                        <w:rPr>
                          <w:rFonts w:ascii="Calibri" w:hAnsi="Calibri" w:cs="Calibri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lang w:val="en-US"/>
                        </w:rPr>
                        <w:t xml:space="preserve">Gambar 2. 1 </w:t>
                      </w:r>
                      <w:proofErr w:type="spellStart"/>
                      <w:r>
                        <w:rPr>
                          <w:rFonts w:ascii="Calibri" w:hAnsi="Calibri" w:cs="Calibri"/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rFonts w:ascii="Calibri" w:hAnsi="Calibri" w:cs="Calibri"/>
                          <w:lang w:val="en-US"/>
                        </w:rPr>
                        <w:t xml:space="preserve"> Awal Program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6BF1876" w14:textId="0CE24784" w:rsidR="00DF3DC9" w:rsidRPr="007C3DD9" w:rsidRDefault="00ED3B3E" w:rsidP="00DF3DC9">
      <w:pPr>
        <w:pStyle w:val="ListParagraph"/>
        <w:spacing w:after="0"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menu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 mode yang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pemerintah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D49DB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BD49DB" w:rsidRPr="007C3DD9">
        <w:rPr>
          <w:rFonts w:ascii="Times New Roman" w:hAnsi="Times New Roman" w:cs="Times New Roman"/>
          <w:bCs/>
          <w:sz w:val="24"/>
          <w:szCs w:val="24"/>
        </w:rPr>
        <w:t>.</w:t>
      </w:r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C3839" w:rsidRPr="007C3DD9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C3839" w:rsidRPr="007C3DD9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, juga </w:t>
      </w:r>
      <w:proofErr w:type="spellStart"/>
      <w:r w:rsidR="007C3839" w:rsidRPr="007C3DD9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C3839" w:rsidRPr="007C3DD9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C3839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C3839" w:rsidRPr="007C3DD9">
        <w:rPr>
          <w:rFonts w:ascii="Times New Roman" w:hAnsi="Times New Roman" w:cs="Times New Roman"/>
          <w:bCs/>
          <w:sz w:val="24"/>
          <w:szCs w:val="24"/>
        </w:rPr>
        <w:t>keluar</w:t>
      </w:r>
      <w:proofErr w:type="spellEnd"/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C3839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C3839" w:rsidRPr="007C3DD9">
        <w:rPr>
          <w:rFonts w:ascii="Times New Roman" w:hAnsi="Times New Roman" w:cs="Times New Roman"/>
          <w:bCs/>
          <w:sz w:val="24"/>
          <w:szCs w:val="24"/>
        </w:rPr>
        <w:t>menghentikan</w:t>
      </w:r>
      <w:proofErr w:type="spellEnd"/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C3839" w:rsidRPr="007C3DD9">
        <w:rPr>
          <w:rFonts w:ascii="Times New Roman" w:hAnsi="Times New Roman" w:cs="Times New Roman"/>
          <w:bCs/>
          <w:sz w:val="24"/>
          <w:szCs w:val="24"/>
        </w:rPr>
        <w:t>jalannya</w:t>
      </w:r>
      <w:proofErr w:type="spellEnd"/>
      <w:r w:rsidR="007C3839" w:rsidRPr="007C3DD9">
        <w:rPr>
          <w:rFonts w:ascii="Times New Roman" w:hAnsi="Times New Roman" w:cs="Times New Roman"/>
          <w:bCs/>
          <w:sz w:val="24"/>
          <w:szCs w:val="24"/>
        </w:rPr>
        <w:t xml:space="preserve"> program.</w:t>
      </w:r>
    </w:p>
    <w:p w14:paraId="5430B2A6" w14:textId="39135787" w:rsidR="00C230A4" w:rsidRPr="007C3DD9" w:rsidRDefault="00520034" w:rsidP="00C230A4">
      <w:pPr>
        <w:pStyle w:val="ListParagraph"/>
        <w:numPr>
          <w:ilvl w:val="0"/>
          <w:numId w:val="46"/>
        </w:numPr>
        <w:tabs>
          <w:tab w:val="left" w:pos="5190"/>
        </w:tabs>
        <w:spacing w:line="72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/>
          <w:sz w:val="24"/>
          <w:szCs w:val="24"/>
        </w:rPr>
        <w:t xml:space="preserve"> Menu Masuk </w:t>
      </w: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Akun</w:t>
      </w:r>
      <w:proofErr w:type="spellEnd"/>
      <w:r w:rsidRPr="007C3DD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Penduduk</w:t>
      </w:r>
      <w:proofErr w:type="spellEnd"/>
    </w:p>
    <w:p w14:paraId="11F0FDF6" w14:textId="517DA912" w:rsidR="00DA0524" w:rsidRPr="007C3DD9" w:rsidRDefault="00922EFA" w:rsidP="25315F2E">
      <w:pPr>
        <w:tabs>
          <w:tab w:val="left" w:pos="5190"/>
        </w:tabs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063A92BA" wp14:editId="39FBB24A">
                <wp:simplePos x="0" y="0"/>
                <wp:positionH relativeFrom="margin">
                  <wp:align>center</wp:align>
                </wp:positionH>
                <wp:positionV relativeFrom="paragraph">
                  <wp:posOffset>2404891</wp:posOffset>
                </wp:positionV>
                <wp:extent cx="3755390" cy="177800"/>
                <wp:effectExtent l="0" t="0" r="0" b="0"/>
                <wp:wrapTopAndBottom/>
                <wp:docPr id="879464591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5390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B68729" w14:textId="77777777" w:rsidR="00922EFA" w:rsidRDefault="00922EFA" w:rsidP="00922EFA">
                            <w:pPr>
                              <w:pStyle w:val="Style1"/>
                            </w:pPr>
                            <w:r>
                              <w:t>Gambar 2. 1 Tampilan Menu Masuk Akun Penduduk</w:t>
                            </w:r>
                          </w:p>
                          <w:p w14:paraId="5A6BEE62" w14:textId="77777777" w:rsidR="00922EFA" w:rsidRDefault="00922EFA" w:rsidP="00922EFA">
                            <w:pPr>
                              <w:pStyle w:val="Style1"/>
                            </w:pPr>
                            <w:r>
                              <w:t> 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A92BA" id="Text Box 44" o:spid="_x0000_s1030" style="position:absolute;left:0;text-align:left;margin-left:0;margin-top:189.35pt;width:295.7pt;height:14pt;z-index:25165829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" stroked="f">
                <v:textbox inset="0,0,0,0">
                  <w:txbxContent>
                    <w:p w14:paraId="29B68729" w14:textId="77777777" w:rsidR="00922EFA" w:rsidRDefault="00922EFA" w:rsidP="00922EFA">
                      <w:pPr>
                        <w:pStyle w:val="Style1"/>
                      </w:pPr>
                      <w:r>
                        <w:t>Gambar 2. 1 Tampilan Menu Masuk Akun Penduduk</w:t>
                      </w:r>
                    </w:p>
                    <w:p w14:paraId="5A6BEE62" w14:textId="77777777" w:rsidR="00922EFA" w:rsidRDefault="00922EFA" w:rsidP="00922EFA">
                      <w:pPr>
                        <w:pStyle w:val="Style1"/>
                      </w:pPr>
                      <w:r>
                        <w:t> 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DA0524"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74E0FA0" wp14:editId="74FF80FA">
            <wp:extent cx="3755979" cy="2160000"/>
            <wp:effectExtent l="0" t="0" r="0" b="0"/>
            <wp:docPr id="4888001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0" b="3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97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67BB5" w14:textId="2A1DBA37" w:rsidR="00DA0524" w:rsidRPr="007C3DD9" w:rsidRDefault="00DA0524" w:rsidP="00DA0524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585D3E" w14:textId="5FAA80F9" w:rsidR="00CF0BA1" w:rsidRPr="007C3DD9" w:rsidRDefault="00CF0BA1" w:rsidP="00DA0524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di mana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3 menu,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Log In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, Sign Up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mendaftarkan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, dan Kembali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="00573C45" w:rsidRPr="007C3DD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573C45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6DCC57A4" w14:textId="77777777" w:rsidR="00DF3DC9" w:rsidRPr="007C3DD9" w:rsidRDefault="00DF3DC9" w:rsidP="00DA0524">
      <w:pPr>
        <w:pStyle w:val="ListParagraph"/>
        <w:tabs>
          <w:tab w:val="left" w:pos="5190"/>
        </w:tabs>
        <w:spacing w:line="360" w:lineRule="auto"/>
        <w:ind w:left="717"/>
        <w:jc w:val="both"/>
        <w:rPr>
          <w:ins w:id="58" w:author="Aziizah Oki Shofrina" w:date="2022-06-02T20:46:00Z"/>
          <w:rFonts w:ascii="Times New Roman" w:hAnsi="Times New Roman" w:cs="Times New Roman"/>
          <w:bCs/>
          <w:sz w:val="24"/>
          <w:szCs w:val="24"/>
        </w:rPr>
      </w:pPr>
    </w:p>
    <w:p w14:paraId="75969552" w14:textId="09E07FED" w:rsidR="009925EC" w:rsidRPr="007C3DD9" w:rsidRDefault="00DC569B" w:rsidP="009925EC">
      <w:pPr>
        <w:pStyle w:val="ListParagraph"/>
        <w:numPr>
          <w:ilvl w:val="0"/>
          <w:numId w:val="46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/>
          <w:sz w:val="24"/>
          <w:szCs w:val="24"/>
        </w:rPr>
        <w:t xml:space="preserve"> Sign Up</w:t>
      </w:r>
    </w:p>
    <w:p w14:paraId="5F38128D" w14:textId="638D1BBE" w:rsidR="00BF4728" w:rsidRPr="007C3DD9" w:rsidRDefault="00922EFA" w:rsidP="47EC3DF7">
      <w:pPr>
        <w:tabs>
          <w:tab w:val="left" w:pos="51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7BF10F1C" wp14:editId="684074BF">
                <wp:simplePos x="0" y="0"/>
                <wp:positionH relativeFrom="margin">
                  <wp:align>center</wp:align>
                </wp:positionH>
                <wp:positionV relativeFrom="paragraph">
                  <wp:posOffset>2418373</wp:posOffset>
                </wp:positionV>
                <wp:extent cx="3677920" cy="152400"/>
                <wp:effectExtent l="0" t="0" r="0" b="0"/>
                <wp:wrapTopAndBottom/>
                <wp:docPr id="728541796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792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6CB5A" w14:textId="4D26031D" w:rsidR="00922EFA" w:rsidRDefault="00922EFA" w:rsidP="00922EFA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Gambar 2. 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Sign Up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Penduduk</w:t>
                            </w:r>
                            <w:proofErr w:type="spellEnd"/>
                          </w:p>
                          <w:p w14:paraId="7CD4220B" w14:textId="61B6CC42" w:rsidR="00922EFA" w:rsidRDefault="00922EFA" w:rsidP="0039354C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 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10F1C" id="Text Box 52" o:spid="_x0000_s1031" style="position:absolute;left:0;text-align:left;margin-left:0;margin-top:190.4pt;width:289.6pt;height:12pt;z-index:25165829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" stroked="f">
                <v:textbox inset="0,0,0,0">
                  <w:txbxContent>
                    <w:p w14:paraId="3FA6CB5A" w14:textId="4D26031D" w:rsidR="00922EFA" w:rsidRDefault="00922EFA" w:rsidP="00922EFA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Gambar 2. 2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Sign Up </w:t>
                      </w:r>
                      <w:proofErr w:type="spellStart"/>
                      <w:r>
                        <w:rPr>
                          <w:lang w:val="en-US"/>
                        </w:rPr>
                        <w:t>Penduduk</w:t>
                      </w:r>
                      <w:proofErr w:type="spellEnd"/>
                    </w:p>
                    <w:p w14:paraId="7CD4220B" w14:textId="61B6CC42" w:rsidR="00922EFA" w:rsidRDefault="00922EFA" w:rsidP="0039354C">
                      <w:pPr>
                        <w:spacing w:line="256" w:lineRule="auto"/>
                        <w:rPr>
                          <w:rFonts w:ascii="Calibri" w:hAnsi="Calibri" w:cs="Calibri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lang w:val="en-US"/>
                        </w:rPr>
                        <w:t> 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BF4728"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36D471D" wp14:editId="18DF734A">
            <wp:extent cx="3678164" cy="2160000"/>
            <wp:effectExtent l="0" t="0" r="0" b="0"/>
            <wp:docPr id="441840981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1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ECF6" w14:textId="5018D415" w:rsidR="00BF4728" w:rsidRPr="007C3DD9" w:rsidRDefault="00BF4728" w:rsidP="00BF4728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10A78F" w14:textId="3BCFF03A" w:rsidR="00573C45" w:rsidRPr="007C3DD9" w:rsidRDefault="001823D5" w:rsidP="00BF4728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 Sign Up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mengharuskan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menginput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lengkap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, NIK, dan password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02709939" w14:textId="1B94629C" w:rsidR="003A2A60" w:rsidRPr="007C3DD9" w:rsidRDefault="00AD7378" w:rsidP="003A2A60">
      <w:pPr>
        <w:pStyle w:val="ListParagraph"/>
        <w:numPr>
          <w:ilvl w:val="0"/>
          <w:numId w:val="46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/>
          <w:sz w:val="24"/>
          <w:szCs w:val="24"/>
        </w:rPr>
        <w:t xml:space="preserve"> Log In</w:t>
      </w:r>
    </w:p>
    <w:p w14:paraId="5DE3CE39" w14:textId="569BCFF4" w:rsidR="67ACE5B1" w:rsidRPr="007C3DD9" w:rsidRDefault="67ACE5B1" w:rsidP="67ACE5B1">
      <w:pPr>
        <w:tabs>
          <w:tab w:val="left" w:pos="51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57217F8" wp14:editId="1F28F4C5">
            <wp:extent cx="3772040" cy="2160000"/>
            <wp:effectExtent l="0" t="0" r="0" b="0"/>
            <wp:docPr id="1402558102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4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4D98" w14:textId="549FD48B" w:rsidR="00AD7378" w:rsidRPr="007C3DD9" w:rsidRDefault="67ACE5B1" w:rsidP="00922EFA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inline distT="0" distB="0" distL="114300" distR="114300" wp14:anchorId="34700B8C" wp14:editId="4349FB3E">
                <wp:extent cx="3771900" cy="190500"/>
                <wp:effectExtent l="0" t="0" r="0" b="0"/>
                <wp:docPr id="119341016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AE115" w14:textId="044006CD" w:rsidR="00922EFA" w:rsidRPr="00922EFA" w:rsidRDefault="00922EFA" w:rsidP="00922EFA">
                            <w:pPr>
                              <w:pStyle w:val="Style1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t>Gambar 2. 3 Tampilan Log In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Penduduk</w:t>
                            </w:r>
                            <w:proofErr w:type="spellEnd"/>
                          </w:p>
                          <w:p w14:paraId="6CF9CAED" w14:textId="77777777" w:rsidR="00922EFA" w:rsidRDefault="00922EFA" w:rsidP="00922EFA">
                            <w:pPr>
                              <w:spacing w:line="256" w:lineRule="auto"/>
                              <w:jc w:val="right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 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700B8C" id="Text Box 54" o:spid="_x0000_s1032" style="width:297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" stroked="f">
                <v:textbox inset="0,0,0,0">
                  <w:txbxContent>
                    <w:p w14:paraId="49DAE115" w14:textId="044006CD" w:rsidR="00922EFA" w:rsidRPr="00922EFA" w:rsidRDefault="00922EFA" w:rsidP="00922EFA">
                      <w:pPr>
                        <w:pStyle w:val="Style1"/>
                        <w:jc w:val="right"/>
                        <w:rPr>
                          <w:lang w:val="en-US"/>
                        </w:rPr>
                      </w:pPr>
                      <w:r>
                        <w:t>Gambar 2. 3 Tampilan Log In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Penduduk</w:t>
                      </w:r>
                      <w:proofErr w:type="spellEnd"/>
                    </w:p>
                    <w:p w14:paraId="6CF9CAED" w14:textId="77777777" w:rsidR="00922EFA" w:rsidRDefault="00922EFA" w:rsidP="00922EFA">
                      <w:pPr>
                        <w:spacing w:line="256" w:lineRule="auto"/>
                        <w:jc w:val="right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 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del w:id="59" w:author="Bramantyo Wibisono">
        <w:r w:rsidR="00AD7378" w:rsidRPr="007C3DD9">
          <w:rPr>
            <w:rFonts w:ascii="Times New Roman" w:hAnsi="Times New Roman" w:cs="Times New Roman"/>
            <w:noProof/>
            <w:lang w:eastAsia="id-ID"/>
          </w:rPr>
          <mc:AlternateContent>
            <mc:Choice Requires="wps">
              <w:drawing>
                <wp:inline distT="0" distB="0" distL="114300" distR="114300" wp14:anchorId="32ED3F33" wp14:editId="2444B244">
                  <wp:extent cx="3771900" cy="190500"/>
                  <wp:effectExtent l="0" t="0" r="0" b="0"/>
                  <wp:docPr id="386683975" name="Text Box 5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771900" cy="19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3CFF72" w14:textId="77777777" w:rsidR="00E97122" w:rsidRDefault="000507FE" w:rsidP="00E97122">
                              <w:pPr>
                                <w:spacing w:line="256" w:lineRule="auto"/>
                                <w:jc w:val="center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Gambar 2. 3 Tampilan Log In</w:t>
                              </w:r>
                            </w:p>
                            <w:p w14:paraId="7920636B" w14:textId="77777777" w:rsidR="00E97122" w:rsidRDefault="000507FE" w:rsidP="00E97122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wrap="square" lIns="0" tIns="0" rIns="0" bIns="0" anchor="t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2ED3F33" id="_x0000_s1033" style="width:297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" stroked="f">
                  <v:textbox inset="0,0,0,0">
                    <w:txbxContent>
                      <w:p w14:paraId="023CFF72" w14:textId="77777777" w:rsidR="00E97122" w:rsidRDefault="000507FE" w:rsidP="00E97122">
                        <w:pPr>
                          <w:spacing w:line="256" w:lineRule="auto"/>
                          <w:jc w:val="center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Gambar 2. 3 Tampilan Log In</w:t>
                        </w:r>
                      </w:p>
                      <w:p w14:paraId="7920636B" w14:textId="77777777" w:rsidR="00E97122" w:rsidRDefault="000507FE" w:rsidP="00E97122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 </w:t>
                        </w:r>
                      </w:p>
                    </w:txbxContent>
                  </v:textbox>
                  <w10:anchorlock/>
                </v:rect>
              </w:pict>
            </mc:Fallback>
          </mc:AlternateContent>
        </w:r>
      </w:del>
    </w:p>
    <w:p w14:paraId="2FA7662C" w14:textId="4D6E31F5" w:rsidR="001823D5" w:rsidRPr="007C3DD9" w:rsidRDefault="001823D5" w:rsidP="00F1220B">
      <w:pPr>
        <w:pStyle w:val="ListParagraph"/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 Log In </w:t>
      </w:r>
      <w:r w:rsidR="00882582" w:rsidRPr="007C3DD9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882582" w:rsidRPr="007C3DD9">
        <w:rPr>
          <w:rFonts w:ascii="Times New Roman" w:hAnsi="Times New Roman" w:cs="Times New Roman"/>
          <w:bCs/>
          <w:sz w:val="24"/>
          <w:szCs w:val="24"/>
        </w:rPr>
        <w:t>mengharuskan</w:t>
      </w:r>
      <w:proofErr w:type="spellEnd"/>
      <w:r w:rsidR="00882582" w:rsidRPr="007C3DD9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882582" w:rsidRPr="007C3DD9">
        <w:rPr>
          <w:rFonts w:ascii="Times New Roman" w:hAnsi="Times New Roman" w:cs="Times New Roman"/>
          <w:bCs/>
          <w:sz w:val="24"/>
          <w:szCs w:val="24"/>
        </w:rPr>
        <w:t>memasukkan</w:t>
      </w:r>
      <w:proofErr w:type="spellEnd"/>
      <w:r w:rsidR="00882582" w:rsidRPr="007C3DD9">
        <w:rPr>
          <w:rFonts w:ascii="Times New Roman" w:hAnsi="Times New Roman" w:cs="Times New Roman"/>
          <w:bCs/>
          <w:sz w:val="24"/>
          <w:szCs w:val="24"/>
        </w:rPr>
        <w:t xml:space="preserve"> NIK yang </w:t>
      </w:r>
      <w:proofErr w:type="spellStart"/>
      <w:r w:rsidR="00882582" w:rsidRPr="007C3DD9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="00882582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2582" w:rsidRPr="007C3DD9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882582" w:rsidRPr="007C3DD9">
        <w:rPr>
          <w:rFonts w:ascii="Times New Roman" w:hAnsi="Times New Roman" w:cs="Times New Roman"/>
          <w:bCs/>
          <w:sz w:val="24"/>
          <w:szCs w:val="24"/>
        </w:rPr>
        <w:t xml:space="preserve"> dan password yang </w:t>
      </w:r>
      <w:proofErr w:type="spellStart"/>
      <w:r w:rsidR="00882582" w:rsidRPr="007C3DD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882582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2582"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82582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2582" w:rsidRPr="007C3DD9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  <w:r w:rsidR="00882582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82582" w:rsidRPr="007C3DD9">
        <w:rPr>
          <w:rFonts w:ascii="Times New Roman" w:hAnsi="Times New Roman" w:cs="Times New Roman"/>
          <w:bCs/>
          <w:sz w:val="24"/>
          <w:szCs w:val="24"/>
        </w:rPr>
        <w:t>didaftarkan</w:t>
      </w:r>
      <w:proofErr w:type="spellEnd"/>
      <w:r w:rsidR="00882582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2582" w:rsidRPr="007C3DD9">
        <w:rPr>
          <w:rFonts w:ascii="Times New Roman" w:hAnsi="Times New Roman" w:cs="Times New Roman"/>
          <w:bCs/>
          <w:sz w:val="24"/>
          <w:szCs w:val="24"/>
        </w:rPr>
        <w:t>sebelumnya</w:t>
      </w:r>
      <w:proofErr w:type="spellEnd"/>
      <w:r w:rsidR="00882582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DDB4F14" w14:textId="77777777" w:rsidR="00922EFA" w:rsidRPr="007C3DD9" w:rsidRDefault="00922EFA" w:rsidP="00F1220B">
      <w:pPr>
        <w:pStyle w:val="ListParagraph"/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D31078" w14:textId="76BB2C13" w:rsidR="00736BD7" w:rsidRPr="007C3DD9" w:rsidRDefault="00922EFA" w:rsidP="00DA0524">
      <w:pPr>
        <w:pStyle w:val="ListParagraph"/>
        <w:numPr>
          <w:ilvl w:val="0"/>
          <w:numId w:val="46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2F7C3C01" wp14:editId="6A8F7E6C">
                <wp:simplePos x="0" y="0"/>
                <wp:positionH relativeFrom="margin">
                  <wp:align>center</wp:align>
                </wp:positionH>
                <wp:positionV relativeFrom="paragraph">
                  <wp:posOffset>2740221</wp:posOffset>
                </wp:positionV>
                <wp:extent cx="3812540" cy="635"/>
                <wp:effectExtent l="0" t="0" r="0" b="0"/>
                <wp:wrapTopAndBottom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516C6" w14:textId="73914C48" w:rsidR="00922EFA" w:rsidRPr="00922EFA" w:rsidRDefault="00922EFA" w:rsidP="000377FC">
                            <w:pPr>
                              <w:pStyle w:val="Caption"/>
                              <w:rPr>
                                <w:rFonts w:cs="Times New Roman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60" w:name="_Toc105186039"/>
                            <w:bookmarkStart w:id="61" w:name="_Toc105186917"/>
                            <w:r>
                              <w:t xml:space="preserve">Gambar 2. </w:t>
                            </w:r>
                            <w:fldSimple w:instr=" SEQ Gambar_2.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bookmarkEnd w:id="60"/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Penduduk</w:t>
                            </w:r>
                            <w:bookmarkEnd w:id="6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C3C01" id="Text Box 86" o:spid="_x0000_s1034" type="#_x0000_t202" style="position:absolute;left:0;text-align:left;margin-left:0;margin-top:215.75pt;width:300.2pt;height:.05pt;z-index:25165828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" stroked="f">
                <v:textbox style="mso-fit-shape-to-text:t" inset="0,0,0,0">
                  <w:txbxContent>
                    <w:p w14:paraId="72D516C6" w14:textId="73914C48" w:rsidR="00922EFA" w:rsidRPr="00922EFA" w:rsidRDefault="00922EFA" w:rsidP="000377FC">
                      <w:pPr>
                        <w:pStyle w:val="Caption"/>
                        <w:rPr>
                          <w:rFonts w:cs="Times New Roman"/>
                          <w:bCs/>
                          <w:sz w:val="24"/>
                          <w:szCs w:val="24"/>
                          <w:lang w:val="en-US"/>
                        </w:rPr>
                      </w:pPr>
                      <w:bookmarkStart w:id="62" w:name="_Toc105186039"/>
                      <w:bookmarkStart w:id="63" w:name="_Toc105186917"/>
                      <w:r>
                        <w:t xml:space="preserve">Gambar 2. </w:t>
                      </w:r>
                      <w:fldSimple w:instr=" SEQ Gambar_2. \* ARABIC ">
                        <w:r>
                          <w:rPr>
                            <w:noProof/>
                          </w:rPr>
                          <w:t>4</w:t>
                        </w:r>
                        <w:bookmarkEnd w:id="62"/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Menu </w:t>
                      </w:r>
                      <w:proofErr w:type="spellStart"/>
                      <w:r>
                        <w:rPr>
                          <w:lang w:val="en-US"/>
                        </w:rPr>
                        <w:t>Penduduk</w:t>
                      </w:r>
                      <w:bookmarkEnd w:id="63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476258"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476258" w:rsidRPr="007C3DD9">
        <w:rPr>
          <w:rFonts w:ascii="Times New Roman" w:hAnsi="Times New Roman" w:cs="Times New Roman"/>
          <w:b/>
          <w:sz w:val="24"/>
          <w:szCs w:val="24"/>
        </w:rPr>
        <w:t xml:space="preserve"> Menu </w:t>
      </w:r>
      <w:proofErr w:type="spellStart"/>
      <w:r w:rsidR="00476258" w:rsidRPr="007C3DD9">
        <w:rPr>
          <w:rFonts w:ascii="Times New Roman" w:hAnsi="Times New Roman" w:cs="Times New Roman"/>
          <w:b/>
          <w:sz w:val="24"/>
          <w:szCs w:val="24"/>
        </w:rPr>
        <w:t>Akun</w:t>
      </w:r>
      <w:proofErr w:type="spellEnd"/>
      <w:r w:rsidR="00476258" w:rsidRPr="007C3DD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6258" w:rsidRPr="007C3DD9">
        <w:rPr>
          <w:rFonts w:ascii="Times New Roman" w:hAnsi="Times New Roman" w:cs="Times New Roman"/>
          <w:b/>
          <w:sz w:val="24"/>
          <w:szCs w:val="24"/>
        </w:rPr>
        <w:t>Penduduk</w:t>
      </w:r>
      <w:proofErr w:type="spellEnd"/>
    </w:p>
    <w:p w14:paraId="1BECA3D8" w14:textId="79B4DEBF" w:rsidR="006223B1" w:rsidRPr="007C3DD9" w:rsidRDefault="006223B1" w:rsidP="00922EFA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58258" behindDoc="0" locked="0" layoutInCell="1" allowOverlap="1" wp14:anchorId="2CF77724" wp14:editId="640477E9">
            <wp:simplePos x="0" y="0"/>
            <wp:positionH relativeFrom="margin">
              <wp:align>center</wp:align>
            </wp:positionH>
            <wp:positionV relativeFrom="paragraph">
              <wp:posOffset>20469</wp:posOffset>
            </wp:positionV>
            <wp:extent cx="3813149" cy="2160000"/>
            <wp:effectExtent l="0" t="0" r="0" b="0"/>
            <wp:wrapTopAndBottom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4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C9D56" w14:textId="2259AE3C" w:rsidR="00DA0524" w:rsidRPr="007C3DD9" w:rsidRDefault="00CA6A3D" w:rsidP="006223B1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login.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 4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 menu,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yakni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keluar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diri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tampilkan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diri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ubah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93E0E" w:rsidRPr="007C3DD9">
        <w:rPr>
          <w:rFonts w:ascii="Times New Roman" w:hAnsi="Times New Roman" w:cs="Times New Roman"/>
          <w:bCs/>
          <w:sz w:val="24"/>
          <w:szCs w:val="24"/>
        </w:rPr>
        <w:t>diri</w:t>
      </w:r>
      <w:proofErr w:type="spellEnd"/>
      <w:r w:rsidR="00D93E0E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DBA0BD2" w14:textId="77777777" w:rsidR="00922EFA" w:rsidRPr="007C3DD9" w:rsidRDefault="00922EFA" w:rsidP="006223B1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34F34C" w14:textId="2F0C2C3E" w:rsidR="00F83C25" w:rsidRPr="007C3DD9" w:rsidRDefault="00922EFA" w:rsidP="00DA0524">
      <w:pPr>
        <w:pStyle w:val="ListParagraph"/>
        <w:numPr>
          <w:ilvl w:val="0"/>
          <w:numId w:val="46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58292" behindDoc="0" locked="0" layoutInCell="1" allowOverlap="1" wp14:anchorId="39E0DCFA" wp14:editId="00E09475">
            <wp:simplePos x="0" y="0"/>
            <wp:positionH relativeFrom="margin">
              <wp:align>center</wp:align>
            </wp:positionH>
            <wp:positionV relativeFrom="paragraph">
              <wp:posOffset>301771</wp:posOffset>
            </wp:positionV>
            <wp:extent cx="3764280" cy="2519680"/>
            <wp:effectExtent l="0" t="0" r="7620" b="0"/>
            <wp:wrapTopAndBottom/>
            <wp:docPr id="638432501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A67EE"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4A67EE" w:rsidRPr="007C3DD9">
        <w:rPr>
          <w:rFonts w:ascii="Times New Roman" w:hAnsi="Times New Roman" w:cs="Times New Roman"/>
          <w:b/>
          <w:sz w:val="24"/>
          <w:szCs w:val="24"/>
        </w:rPr>
        <w:t xml:space="preserve"> Menu Isi Data </w:t>
      </w:r>
      <w:proofErr w:type="spellStart"/>
      <w:r w:rsidR="004A67EE" w:rsidRPr="007C3DD9">
        <w:rPr>
          <w:rFonts w:ascii="Times New Roman" w:hAnsi="Times New Roman" w:cs="Times New Roman"/>
          <w:b/>
          <w:sz w:val="24"/>
          <w:szCs w:val="24"/>
        </w:rPr>
        <w:t>Diri</w:t>
      </w:r>
      <w:proofErr w:type="spellEnd"/>
    </w:p>
    <w:p w14:paraId="0A5C149B" w14:textId="008C5096" w:rsidR="00336795" w:rsidRPr="007C3DD9" w:rsidRDefault="00922EFA" w:rsidP="00922EFA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08825659" wp14:editId="7BBC1235">
                <wp:simplePos x="0" y="0"/>
                <wp:positionH relativeFrom="page">
                  <wp:align>center</wp:align>
                </wp:positionH>
                <wp:positionV relativeFrom="paragraph">
                  <wp:posOffset>2691765</wp:posOffset>
                </wp:positionV>
                <wp:extent cx="3764280" cy="165100"/>
                <wp:effectExtent l="0" t="0" r="7620" b="6350"/>
                <wp:wrapTopAndBottom/>
                <wp:docPr id="1758347050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16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D4C51" w14:textId="21288EE6" w:rsidR="00922EFA" w:rsidRPr="00A40F1C" w:rsidRDefault="00922EFA" w:rsidP="00A40F1C">
                            <w:pPr>
                              <w:pStyle w:val="Style1"/>
                              <w:rPr>
                                <w:lang w:val="en-US"/>
                              </w:rPr>
                            </w:pPr>
                            <w:r>
                              <w:t>Gambar 2. 5 Tampilan Menu Isi Data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Penduduk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825659" id="Text Box 61" o:spid="_x0000_s1035" style="position:absolute;left:0;text-align:left;margin-left:0;margin-top:211.95pt;width:296.4pt;height:13pt;z-index:251658293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" stroked="f">
                <v:textbox inset="0,0,0,0">
                  <w:txbxContent>
                    <w:p w14:paraId="2ECD4C51" w14:textId="21288EE6" w:rsidR="00922EFA" w:rsidRPr="00A40F1C" w:rsidRDefault="00922EFA" w:rsidP="00A40F1C">
                      <w:pPr>
                        <w:pStyle w:val="Style1"/>
                        <w:rPr>
                          <w:lang w:val="en-US"/>
                        </w:rPr>
                      </w:pPr>
                      <w:r>
                        <w:t>Gambar 2. 5 Tampilan Menu Isi Data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Penduduk</w:t>
                      </w:r>
                      <w:proofErr w:type="spellEnd"/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21FC4743" w14:textId="77777777" w:rsidR="00922EFA" w:rsidRPr="007C3DD9" w:rsidRDefault="00922EFA" w:rsidP="00922EFA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9B5CED" w14:textId="2049EEC7" w:rsidR="00DA0524" w:rsidRPr="007C3DD9" w:rsidRDefault="00C71F96" w:rsidP="00C71F96">
      <w:pPr>
        <w:pStyle w:val="ListParagraph"/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5CD180F1" wp14:editId="729D8B47">
                <wp:simplePos x="0" y="0"/>
                <wp:positionH relativeFrom="column">
                  <wp:posOffset>693420</wp:posOffset>
                </wp:positionH>
                <wp:positionV relativeFrom="paragraph">
                  <wp:posOffset>4398010</wp:posOffset>
                </wp:positionV>
                <wp:extent cx="393509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3509D" w14:textId="10771CBE" w:rsidR="00922EFA" w:rsidRPr="00A40F1C" w:rsidRDefault="00922EFA" w:rsidP="00C71F96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64" w:name="_Toc105186040"/>
                            <w:bookmarkStart w:id="65" w:name="_Toc105186918"/>
                            <w:r>
                              <w:t xml:space="preserve">Gambar 2. </w:t>
                            </w:r>
                            <w:fldSimple w:instr=" SEQ Gambar_2.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bookmarkEnd w:id="64"/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Isi Data Jalan,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Kecamatan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Kelurahan</w:t>
                            </w:r>
                            <w:bookmarkEnd w:id="6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180F1" id="Text Box 5" o:spid="_x0000_s1036" type="#_x0000_t202" style="position:absolute;left:0;text-align:left;margin-left:54.6pt;margin-top:346.3pt;width:309.85pt;height:.05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" stroked="f">
                <v:textbox style="mso-fit-shape-to-text:t" inset="0,0,0,0">
                  <w:txbxContent>
                    <w:p w14:paraId="4973509D" w14:textId="10771CBE" w:rsidR="00922EFA" w:rsidRPr="00A40F1C" w:rsidRDefault="00922EFA" w:rsidP="00C71F96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66" w:name="_Toc105186040"/>
                      <w:bookmarkStart w:id="67" w:name="_Toc105186918"/>
                      <w:r>
                        <w:t xml:space="preserve">Gambar 2. </w:t>
                      </w:r>
                      <w:fldSimple w:instr=" SEQ Gambar_2. \* ARABIC ">
                        <w:r>
                          <w:rPr>
                            <w:noProof/>
                          </w:rPr>
                          <w:t>6</w:t>
                        </w:r>
                        <w:bookmarkEnd w:id="66"/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Isi Data Jalan, </w:t>
                      </w:r>
                      <w:proofErr w:type="spellStart"/>
                      <w:r>
                        <w:rPr>
                          <w:lang w:val="en-US"/>
                        </w:rPr>
                        <w:t>Kecamatan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Kelurahan</w:t>
                      </w:r>
                      <w:bookmarkEnd w:id="6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3DC9" w:rsidRPr="007C3DD9">
        <w:rPr>
          <w:rFonts w:ascii="Times New Roman" w:hAnsi="Times New Roman" w:cs="Times New Roman"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63" behindDoc="0" locked="0" layoutInCell="1" allowOverlap="1" wp14:anchorId="67370F42" wp14:editId="02B98AB3">
            <wp:simplePos x="0" y="0"/>
            <wp:positionH relativeFrom="margin">
              <wp:posOffset>687705</wp:posOffset>
            </wp:positionH>
            <wp:positionV relativeFrom="paragraph">
              <wp:posOffset>1466850</wp:posOffset>
            </wp:positionV>
            <wp:extent cx="3935095" cy="2519680"/>
            <wp:effectExtent l="0" t="0" r="8255" b="0"/>
            <wp:wrapTopAndBottom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r="1289"/>
                    <a:stretch/>
                  </pic:blipFill>
                  <pic:spPr bwMode="auto">
                    <a:xfrm>
                      <a:off x="0" y="0"/>
                      <a:ext cx="3935095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1220B" w:rsidRPr="007C3DD9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mengisi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formulir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biodata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. Pada menu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terbagi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3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yang masing-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masingnya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mengisi</w:t>
      </w:r>
      <w:proofErr w:type="spellEnd"/>
      <w:r w:rsidR="007D5B7D"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7D5B7D" w:rsidRPr="007C3DD9">
        <w:rPr>
          <w:rFonts w:ascii="Times New Roman" w:hAnsi="Times New Roman" w:cs="Times New Roman"/>
          <w:bCs/>
          <w:sz w:val="24"/>
          <w:szCs w:val="24"/>
        </w:rPr>
        <w:t>diri</w:t>
      </w:r>
      <w:proofErr w:type="spellEnd"/>
      <w:r w:rsidR="00BD4283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D4283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D4283" w:rsidRPr="007C3DD9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D4283" w:rsidRPr="007C3DD9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="00BD4283" w:rsidRPr="007C3DD9">
        <w:rPr>
          <w:rFonts w:ascii="Times New Roman" w:hAnsi="Times New Roman" w:cs="Times New Roman"/>
          <w:bCs/>
          <w:sz w:val="24"/>
          <w:szCs w:val="24"/>
        </w:rPr>
        <w:t>.</w:t>
      </w:r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, user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diminta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memasukkan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bulan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lahir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1220B" w:rsidRPr="007C3DD9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F1220B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6EFA4E2D" w14:textId="3C09F8E7" w:rsidR="00905D1E" w:rsidRPr="007C3DD9" w:rsidRDefault="006E55C1" w:rsidP="00FB57A5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659E906E" wp14:editId="0A3F7058">
                <wp:simplePos x="0" y="0"/>
                <wp:positionH relativeFrom="column">
                  <wp:posOffset>553720</wp:posOffset>
                </wp:positionH>
                <wp:positionV relativeFrom="paragraph">
                  <wp:posOffset>3258820</wp:posOffset>
                </wp:positionV>
                <wp:extent cx="3935095" cy="177800"/>
                <wp:effectExtent l="0" t="0" r="8255" b="0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095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749877" w14:textId="270E9A7A" w:rsidR="00922EFA" w:rsidRPr="00A40F1C" w:rsidRDefault="00922EFA" w:rsidP="006E55C1">
                            <w:pPr>
                              <w:pStyle w:val="Caption"/>
                              <w:rPr>
                                <w:rFonts w:cs="Times New Roman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68" w:name="_Toc105186041"/>
                            <w:bookmarkStart w:id="69" w:name="_Toc105186919"/>
                            <w:r>
                              <w:t xml:space="preserve">Gambar 2. </w:t>
                            </w:r>
                            <w:fldSimple w:instr=" SEQ Gambar_2.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bookmarkEnd w:id="68"/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Hasil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Penduduk</w:t>
                            </w:r>
                            <w:bookmarkEnd w:id="6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E906E" id="Text Box 63" o:spid="_x0000_s1037" type="#_x0000_t202" style="position:absolute;left:0;text-align:left;margin-left:43.6pt;margin-top:256.6pt;width:309.85pt;height:14pt;z-index:25165826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" stroked="f">
                <v:textbox inset="0,0,0,0">
                  <w:txbxContent>
                    <w:p w14:paraId="48749877" w14:textId="270E9A7A" w:rsidR="00922EFA" w:rsidRPr="00A40F1C" w:rsidRDefault="00922EFA" w:rsidP="006E55C1">
                      <w:pPr>
                        <w:pStyle w:val="Caption"/>
                        <w:rPr>
                          <w:rFonts w:cs="Times New Roman"/>
                          <w:bCs/>
                          <w:sz w:val="24"/>
                          <w:szCs w:val="24"/>
                          <w:lang w:val="en-US"/>
                        </w:rPr>
                      </w:pPr>
                      <w:bookmarkStart w:id="70" w:name="_Toc105186041"/>
                      <w:bookmarkStart w:id="71" w:name="_Toc105186919"/>
                      <w:r>
                        <w:t xml:space="preserve">Gambar 2. </w:t>
                      </w:r>
                      <w:fldSimple w:instr=" SEQ Gambar_2. \* ARABIC ">
                        <w:r>
                          <w:rPr>
                            <w:noProof/>
                          </w:rPr>
                          <w:t>4</w:t>
                        </w:r>
                        <w:bookmarkEnd w:id="70"/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Tampilam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Hasil Data </w:t>
                      </w:r>
                      <w:proofErr w:type="spellStart"/>
                      <w:r>
                        <w:rPr>
                          <w:lang w:val="en-US"/>
                        </w:rPr>
                        <w:t>Diri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Penduduk</w:t>
                      </w:r>
                      <w:bookmarkEnd w:id="7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3DC9" w:rsidRPr="007C3DD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62" behindDoc="0" locked="0" layoutInCell="1" allowOverlap="1" wp14:anchorId="3692F770" wp14:editId="141CD81D">
            <wp:simplePos x="0" y="0"/>
            <wp:positionH relativeFrom="margin">
              <wp:posOffset>548005</wp:posOffset>
            </wp:positionH>
            <wp:positionV relativeFrom="paragraph">
              <wp:posOffset>679450</wp:posOffset>
            </wp:positionV>
            <wp:extent cx="3935095" cy="2519045"/>
            <wp:effectExtent l="0" t="0" r="825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r="1180" b="5464"/>
                    <a:stretch/>
                  </pic:blipFill>
                  <pic:spPr bwMode="auto">
                    <a:xfrm>
                      <a:off x="0" y="0"/>
                      <a:ext cx="3935095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5D1E" w:rsidRPr="007C3DD9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905D1E" w:rsidRPr="007C3DD9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905D1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5D1E" w:rsidRPr="007C3DD9"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 w:rsidR="00905D1E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user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diminta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menginput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meliputi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jalan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kecamatan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kelurahan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opsi</w:t>
      </w:r>
      <w:proofErr w:type="spellEnd"/>
      <w:r w:rsidR="00862A1D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62A1D" w:rsidRPr="007C3DD9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="00D43A80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8C8AD76" w14:textId="4D32373A" w:rsidR="00DF3DC9" w:rsidRPr="007C3DD9" w:rsidRDefault="00DF3DC9" w:rsidP="00DF3DC9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6F7E9E" w14:textId="29743BD9" w:rsidR="00DF3DC9" w:rsidRPr="00994F12" w:rsidRDefault="0005143B" w:rsidP="00994F12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, user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diminta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memas</w:t>
      </w:r>
      <w:r w:rsidR="003C3347" w:rsidRPr="007C3DD9">
        <w:rPr>
          <w:rFonts w:ascii="Times New Roman" w:hAnsi="Times New Roman" w:cs="Times New Roman"/>
          <w:bCs/>
          <w:sz w:val="24"/>
          <w:szCs w:val="24"/>
        </w:rPr>
        <w:t>ukkan</w:t>
      </w:r>
      <w:proofErr w:type="spellEnd"/>
      <w:r w:rsidR="003C3347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C3347" w:rsidRPr="007C3DD9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C3347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C3347" w:rsidRPr="007C3DD9">
        <w:rPr>
          <w:rFonts w:ascii="Times New Roman" w:hAnsi="Times New Roman" w:cs="Times New Roman"/>
          <w:bCs/>
          <w:sz w:val="24"/>
          <w:szCs w:val="24"/>
        </w:rPr>
        <w:t>kelamin</w:t>
      </w:r>
      <w:proofErr w:type="spellEnd"/>
      <w:r w:rsidR="003C3347" w:rsidRPr="007C3DD9">
        <w:rPr>
          <w:rFonts w:ascii="Times New Roman" w:hAnsi="Times New Roman" w:cs="Times New Roman"/>
          <w:bCs/>
          <w:sz w:val="24"/>
          <w:szCs w:val="24"/>
        </w:rPr>
        <w:t xml:space="preserve">, agama, </w:t>
      </w:r>
      <w:proofErr w:type="spellStart"/>
      <w:r w:rsidR="003C3347" w:rsidRPr="007C3DD9">
        <w:rPr>
          <w:rFonts w:ascii="Times New Roman" w:hAnsi="Times New Roman" w:cs="Times New Roman"/>
          <w:bCs/>
          <w:sz w:val="24"/>
          <w:szCs w:val="24"/>
        </w:rPr>
        <w:t>golongan</w:t>
      </w:r>
      <w:proofErr w:type="spellEnd"/>
      <w:r w:rsidR="003C3347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C3347" w:rsidRPr="007C3DD9">
        <w:rPr>
          <w:rFonts w:ascii="Times New Roman" w:hAnsi="Times New Roman" w:cs="Times New Roman"/>
          <w:bCs/>
          <w:sz w:val="24"/>
          <w:szCs w:val="24"/>
        </w:rPr>
        <w:t>darah</w:t>
      </w:r>
      <w:proofErr w:type="spellEnd"/>
      <w:r w:rsidR="003C3347" w:rsidRPr="007C3DD9">
        <w:rPr>
          <w:rFonts w:ascii="Times New Roman" w:hAnsi="Times New Roman" w:cs="Times New Roman"/>
          <w:bCs/>
          <w:sz w:val="24"/>
          <w:szCs w:val="24"/>
        </w:rPr>
        <w:t xml:space="preserve">, dan status </w:t>
      </w:r>
      <w:proofErr w:type="spellStart"/>
      <w:r w:rsidR="003C3347" w:rsidRPr="007C3DD9">
        <w:rPr>
          <w:rFonts w:ascii="Times New Roman" w:hAnsi="Times New Roman" w:cs="Times New Roman"/>
          <w:bCs/>
          <w:sz w:val="24"/>
          <w:szCs w:val="24"/>
        </w:rPr>
        <w:t>perkawinan</w:t>
      </w:r>
      <w:proofErr w:type="spellEnd"/>
      <w:r w:rsidR="003C3347" w:rsidRPr="007C3DD9">
        <w:rPr>
          <w:rFonts w:ascii="Times New Roman" w:hAnsi="Times New Roman" w:cs="Times New Roman"/>
          <w:bCs/>
          <w:sz w:val="24"/>
          <w:szCs w:val="24"/>
        </w:rPr>
        <w:t xml:space="preserve"> yang</w:t>
      </w:r>
      <w:r w:rsidR="000D0AE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D0AE9" w:rsidRPr="007C3DD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0D0AE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D0AE9"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0D0AE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D0AE9" w:rsidRPr="007C3DD9">
        <w:rPr>
          <w:rFonts w:ascii="Times New Roman" w:hAnsi="Times New Roman" w:cs="Times New Roman"/>
          <w:bCs/>
          <w:sz w:val="24"/>
          <w:szCs w:val="24"/>
        </w:rPr>
        <w:t>opsi</w:t>
      </w:r>
      <w:proofErr w:type="spellEnd"/>
      <w:r w:rsidR="000D0AE9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0D0AE9" w:rsidRPr="007C3DD9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="000D0AE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D0AE9" w:rsidRPr="007C3DD9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="000D0AE9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674B985B" w14:textId="77777777" w:rsidR="00A1164B" w:rsidRPr="007C3DD9" w:rsidRDefault="00363226" w:rsidP="00A1164B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/>
          <w:sz w:val="24"/>
          <w:szCs w:val="24"/>
        </w:rPr>
        <w:t xml:space="preserve"> Menu</w:t>
      </w:r>
      <w:r w:rsidR="00CC4773" w:rsidRPr="007C3DD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C4773" w:rsidRPr="007C3DD9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="00CC4773" w:rsidRPr="007C3DD9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="00CC4773" w:rsidRPr="007C3DD9">
        <w:rPr>
          <w:rFonts w:ascii="Times New Roman" w:hAnsi="Times New Roman" w:cs="Times New Roman"/>
          <w:b/>
          <w:sz w:val="24"/>
          <w:szCs w:val="24"/>
        </w:rPr>
        <w:t>Diri</w:t>
      </w:r>
      <w:proofErr w:type="spellEnd"/>
    </w:p>
    <w:p w14:paraId="1AF3295A" w14:textId="77777777" w:rsidR="006E55C1" w:rsidRPr="007C3DD9" w:rsidRDefault="005F7B5C" w:rsidP="006E55C1">
      <w:pPr>
        <w:pStyle w:val="ListParagraph"/>
        <w:keepNext/>
        <w:spacing w:line="360" w:lineRule="auto"/>
        <w:ind w:left="851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30B03B4" wp14:editId="50725331">
            <wp:extent cx="3962400" cy="2519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905" cy="25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4281" w14:textId="7862A013" w:rsidR="00DF3DC9" w:rsidRPr="007C3DD9" w:rsidRDefault="006E55C1" w:rsidP="006E55C1">
      <w:pPr>
        <w:pStyle w:val="Style1"/>
        <w:rPr>
          <w:rFonts w:cs="Times New Roman"/>
          <w:lang w:val="en-US"/>
        </w:rPr>
      </w:pPr>
      <w:bookmarkStart w:id="72" w:name="_Toc105186042"/>
      <w:bookmarkStart w:id="73" w:name="_Toc105186920"/>
      <w:r w:rsidRPr="007C3DD9">
        <w:rPr>
          <w:rFonts w:cs="Times New Roman"/>
        </w:rPr>
        <w:t xml:space="preserve">Gambar 2.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Gambar_2. \* ARABIC </w:instrText>
      </w:r>
      <w:r w:rsidR="0085275A" w:rsidRPr="007C3DD9">
        <w:rPr>
          <w:rFonts w:cs="Times New Roman"/>
        </w:rPr>
        <w:fldChar w:fldCharType="separate"/>
      </w:r>
      <w:r w:rsidR="00964F39" w:rsidRPr="007C3DD9">
        <w:rPr>
          <w:rFonts w:cs="Times New Roman"/>
          <w:noProof/>
        </w:rPr>
        <w:t>5</w:t>
      </w:r>
      <w:bookmarkEnd w:id="72"/>
      <w:r w:rsidR="0085275A" w:rsidRPr="007C3DD9">
        <w:rPr>
          <w:rFonts w:cs="Times New Roman"/>
          <w:noProof/>
        </w:rPr>
        <w:fldChar w:fldCharType="end"/>
      </w:r>
      <w:r w:rsidR="00A40F1C" w:rsidRPr="007C3DD9">
        <w:rPr>
          <w:rFonts w:cs="Times New Roman"/>
          <w:lang w:val="en-US"/>
        </w:rPr>
        <w:t xml:space="preserve"> </w:t>
      </w:r>
      <w:proofErr w:type="spellStart"/>
      <w:r w:rsidR="00A40F1C" w:rsidRPr="007C3DD9">
        <w:rPr>
          <w:rFonts w:cs="Times New Roman"/>
          <w:lang w:val="en-US"/>
        </w:rPr>
        <w:t>Tampilan</w:t>
      </w:r>
      <w:proofErr w:type="spellEnd"/>
      <w:r w:rsidR="00A40F1C" w:rsidRPr="007C3DD9">
        <w:rPr>
          <w:rFonts w:cs="Times New Roman"/>
          <w:lang w:val="en-US"/>
        </w:rPr>
        <w:t xml:space="preserve"> Menu Data </w:t>
      </w:r>
      <w:proofErr w:type="spellStart"/>
      <w:r w:rsidR="00A40F1C" w:rsidRPr="007C3DD9">
        <w:rPr>
          <w:rFonts w:cs="Times New Roman"/>
          <w:lang w:val="en-US"/>
        </w:rPr>
        <w:t>Diri</w:t>
      </w:r>
      <w:proofErr w:type="spellEnd"/>
      <w:r w:rsidR="00A40F1C" w:rsidRPr="007C3DD9">
        <w:rPr>
          <w:rFonts w:cs="Times New Roman"/>
          <w:lang w:val="en-US"/>
        </w:rPr>
        <w:t xml:space="preserve"> </w:t>
      </w:r>
      <w:proofErr w:type="spellStart"/>
      <w:r w:rsidR="00A40F1C" w:rsidRPr="007C3DD9">
        <w:rPr>
          <w:rFonts w:cs="Times New Roman"/>
          <w:lang w:val="en-US"/>
        </w:rPr>
        <w:t>Penduduk</w:t>
      </w:r>
      <w:bookmarkEnd w:id="73"/>
      <w:proofErr w:type="spellEnd"/>
    </w:p>
    <w:p w14:paraId="158F26CB" w14:textId="6021C10A" w:rsidR="00CC4773" w:rsidRPr="007C3DD9" w:rsidRDefault="00CC4773" w:rsidP="00A1164B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7D8B6B3" w14:textId="68A1B34A" w:rsidR="008A0401" w:rsidRPr="007C3DD9" w:rsidRDefault="008A0401" w:rsidP="00CC4773">
      <w:pPr>
        <w:pStyle w:val="ListParagraph"/>
        <w:tabs>
          <w:tab w:val="left" w:pos="5190"/>
        </w:tabs>
        <w:spacing w:line="360" w:lineRule="auto"/>
        <w:ind w:left="717"/>
        <w:jc w:val="both"/>
        <w:rPr>
          <w:ins w:id="74" w:author="Aziizah Oki Shofrina" w:date="2022-06-02T20:46:00Z"/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022CFD" w:rsidRPr="007C3DD9">
        <w:rPr>
          <w:rFonts w:ascii="Times New Roman" w:hAnsi="Times New Roman" w:cs="Times New Roman"/>
          <w:bCs/>
          <w:sz w:val="24"/>
          <w:szCs w:val="24"/>
        </w:rPr>
        <w:t>diri</w:t>
      </w:r>
      <w:proofErr w:type="spellEnd"/>
      <w:r w:rsidR="00022CF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22CFD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022CFD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022CFD" w:rsidRPr="007C3DD9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="00022CF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22CFD" w:rsidRPr="007C3DD9">
        <w:rPr>
          <w:rFonts w:ascii="Times New Roman" w:hAnsi="Times New Roman" w:cs="Times New Roman"/>
          <w:bCs/>
          <w:sz w:val="24"/>
          <w:szCs w:val="24"/>
        </w:rPr>
        <w:t>mengisi</w:t>
      </w:r>
      <w:proofErr w:type="spellEnd"/>
      <w:r w:rsidR="00022CFD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22CFD" w:rsidRPr="007C3DD9">
        <w:rPr>
          <w:rFonts w:ascii="Times New Roman" w:hAnsi="Times New Roman" w:cs="Times New Roman"/>
          <w:bCs/>
          <w:sz w:val="24"/>
          <w:szCs w:val="24"/>
        </w:rPr>
        <w:t>formulir</w:t>
      </w:r>
      <w:proofErr w:type="spellEnd"/>
      <w:r w:rsidR="00022CFD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3447BC39" w14:textId="05DBCEEA" w:rsidR="00EE3FAF" w:rsidRPr="007C3DD9" w:rsidRDefault="006E55C1" w:rsidP="00DA0524">
      <w:pPr>
        <w:pStyle w:val="ListParagraph"/>
        <w:numPr>
          <w:ilvl w:val="0"/>
          <w:numId w:val="46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5C9DA51F" wp14:editId="00DEC855">
                <wp:simplePos x="0" y="0"/>
                <wp:positionH relativeFrom="column">
                  <wp:posOffset>565785</wp:posOffset>
                </wp:positionH>
                <wp:positionV relativeFrom="paragraph">
                  <wp:posOffset>2837180</wp:posOffset>
                </wp:positionV>
                <wp:extent cx="3908425" cy="635"/>
                <wp:effectExtent l="0" t="0" r="0" b="0"/>
                <wp:wrapTopAndBottom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924E8A" w14:textId="31978FD1" w:rsidR="00922EFA" w:rsidRPr="00A40F1C" w:rsidRDefault="00922EFA" w:rsidP="006E55C1">
                            <w:pPr>
                              <w:pStyle w:val="Caption"/>
                              <w:rPr>
                                <w:rFonts w:cs="Times New Roman"/>
                                <w:bCs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75" w:name="_Toc105186043"/>
                            <w:bookmarkStart w:id="76" w:name="_Toc105186921"/>
                            <w:r>
                              <w:t xml:space="preserve">Gambar 2. </w:t>
                            </w:r>
                            <w:fldSimple w:instr=" SEQ Gambar_2.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bookmarkEnd w:id="75"/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Ubah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Penduduk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A51F" id="Text Box 64" o:spid="_x0000_s1038" type="#_x0000_t202" style="position:absolute;left:0;text-align:left;margin-left:44.55pt;margin-top:223.4pt;width:307.75pt;height:.0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AghGwIAAEAEAAAOAAAAZHJzL2Uyb0RvYy54bWysU8Fu2zAMvQ/YPwi6L07Stei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" stroked="f">
                <v:textbox style="mso-fit-shape-to-text:t" inset="0,0,0,0">
                  <w:txbxContent>
                    <w:p w14:paraId="16924E8A" w14:textId="31978FD1" w:rsidR="00922EFA" w:rsidRPr="00A40F1C" w:rsidRDefault="00922EFA" w:rsidP="006E55C1">
                      <w:pPr>
                        <w:pStyle w:val="Caption"/>
                        <w:rPr>
                          <w:rFonts w:cs="Times New Roman"/>
                          <w:bCs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77" w:name="_Toc105186043"/>
                      <w:bookmarkStart w:id="78" w:name="_Toc105186921"/>
                      <w:r>
                        <w:t xml:space="preserve">Gambar 2. </w:t>
                      </w:r>
                      <w:fldSimple w:instr=" SEQ Gambar_2. \* ARABIC ">
                        <w:r>
                          <w:rPr>
                            <w:noProof/>
                          </w:rPr>
                          <w:t>6</w:t>
                        </w:r>
                        <w:bookmarkEnd w:id="77"/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Menu </w:t>
                      </w:r>
                      <w:proofErr w:type="spellStart"/>
                      <w:r>
                        <w:rPr>
                          <w:lang w:val="en-US"/>
                        </w:rPr>
                        <w:t>Ubah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lang w:val="en-US"/>
                        </w:rPr>
                        <w:t>Diri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Penduduk</w:t>
                      </w:r>
                      <w:bookmarkEnd w:id="7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334D" w:rsidRPr="007C3DD9">
        <w:rPr>
          <w:rFonts w:ascii="Times New Roman" w:hAnsi="Times New Roman" w:cs="Times New Roman"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61" behindDoc="0" locked="0" layoutInCell="1" allowOverlap="1" wp14:anchorId="0538DD38" wp14:editId="528677FC">
            <wp:simplePos x="0" y="0"/>
            <wp:positionH relativeFrom="margin">
              <wp:align>center</wp:align>
            </wp:positionH>
            <wp:positionV relativeFrom="paragraph">
              <wp:posOffset>260723</wp:posOffset>
            </wp:positionV>
            <wp:extent cx="3908425" cy="2519680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EE3FAF"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EE3FAF" w:rsidRPr="007C3DD9">
        <w:rPr>
          <w:rFonts w:ascii="Times New Roman" w:hAnsi="Times New Roman" w:cs="Times New Roman"/>
          <w:b/>
          <w:sz w:val="24"/>
          <w:szCs w:val="24"/>
        </w:rPr>
        <w:t xml:space="preserve"> Menu </w:t>
      </w:r>
      <w:proofErr w:type="spellStart"/>
      <w:r w:rsidR="00EE3FAF" w:rsidRPr="007C3DD9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 w:rsidR="00EE3FAF" w:rsidRPr="007C3DD9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="00EE3FAF" w:rsidRPr="007C3DD9">
        <w:rPr>
          <w:rFonts w:ascii="Times New Roman" w:hAnsi="Times New Roman" w:cs="Times New Roman"/>
          <w:b/>
          <w:sz w:val="24"/>
          <w:szCs w:val="24"/>
        </w:rPr>
        <w:t>Diri</w:t>
      </w:r>
      <w:proofErr w:type="spellEnd"/>
    </w:p>
    <w:p w14:paraId="68140252" w14:textId="49991295" w:rsidR="0058402B" w:rsidRPr="007C3DD9" w:rsidRDefault="0058402B" w:rsidP="0058402B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C0F5E9B" w14:textId="01CA35A1" w:rsidR="00AA14AC" w:rsidRPr="007C3DD9" w:rsidRDefault="006904F6" w:rsidP="00AA14AC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="00D20A95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D20A9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20A95" w:rsidRPr="007C3DD9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="00D20A95"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20A95" w:rsidRPr="007C3DD9">
        <w:rPr>
          <w:rFonts w:ascii="Times New Roman" w:hAnsi="Times New Roman" w:cs="Times New Roman"/>
          <w:bCs/>
          <w:sz w:val="24"/>
          <w:szCs w:val="24"/>
        </w:rPr>
        <w:t>diri</w:t>
      </w:r>
      <w:proofErr w:type="spellEnd"/>
      <w:r w:rsidR="00D20A9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20A95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D20A95" w:rsidRPr="007C3DD9">
        <w:rPr>
          <w:rFonts w:ascii="Times New Roman" w:hAnsi="Times New Roman" w:cs="Times New Roman"/>
          <w:bCs/>
          <w:sz w:val="24"/>
          <w:szCs w:val="24"/>
        </w:rPr>
        <w:t>.</w:t>
      </w:r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tekan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ENTER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mengubahnya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14AC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A14AC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4C7BF445" w14:textId="14AD240C" w:rsidR="00AA14AC" w:rsidRPr="007C3DD9" w:rsidRDefault="00AA14AC" w:rsidP="00AA14AC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B6ADB5" w14:textId="77777777" w:rsidR="006E55C1" w:rsidRPr="007C3DD9" w:rsidRDefault="006E5C27" w:rsidP="006E55C1">
      <w:pPr>
        <w:pStyle w:val="ListParagraph"/>
        <w:keepNext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7BEFF86" wp14:editId="1AC6ED6C">
            <wp:extent cx="4022725" cy="243265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436"/>
                    <a:stretch/>
                  </pic:blipFill>
                  <pic:spPr bwMode="auto">
                    <a:xfrm>
                      <a:off x="0" y="0"/>
                      <a:ext cx="4033026" cy="243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B3EBF" w14:textId="66D8ED92" w:rsidR="006E55C1" w:rsidRPr="007C3DD9" w:rsidRDefault="006E55C1" w:rsidP="006E55C1">
      <w:pPr>
        <w:pStyle w:val="Style1"/>
        <w:rPr>
          <w:rFonts w:cs="Times New Roman"/>
          <w:lang w:val="en-US"/>
        </w:rPr>
      </w:pPr>
      <w:bookmarkStart w:id="79" w:name="_Toc105186044"/>
      <w:bookmarkStart w:id="80" w:name="_Toc105186922"/>
      <w:r w:rsidRPr="007C3DD9">
        <w:rPr>
          <w:rFonts w:cs="Times New Roman"/>
        </w:rPr>
        <w:t xml:space="preserve">Gambar 2.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Gambar_2. \* ARABIC </w:instrText>
      </w:r>
      <w:r w:rsidR="0085275A" w:rsidRPr="007C3DD9">
        <w:rPr>
          <w:rFonts w:cs="Times New Roman"/>
        </w:rPr>
        <w:fldChar w:fldCharType="separate"/>
      </w:r>
      <w:r w:rsidR="00964F39" w:rsidRPr="007C3DD9">
        <w:rPr>
          <w:rFonts w:cs="Times New Roman"/>
          <w:noProof/>
        </w:rPr>
        <w:t>7</w:t>
      </w:r>
      <w:bookmarkEnd w:id="79"/>
      <w:r w:rsidR="0085275A" w:rsidRPr="007C3DD9">
        <w:rPr>
          <w:rFonts w:cs="Times New Roman"/>
          <w:noProof/>
        </w:rPr>
        <w:fldChar w:fldCharType="end"/>
      </w:r>
      <w:r w:rsidR="00A40F1C" w:rsidRPr="007C3DD9">
        <w:rPr>
          <w:rFonts w:cs="Times New Roman"/>
          <w:lang w:val="en-US"/>
        </w:rPr>
        <w:t xml:space="preserve"> </w:t>
      </w:r>
      <w:proofErr w:type="spellStart"/>
      <w:r w:rsidR="00A40F1C" w:rsidRPr="007C3DD9">
        <w:rPr>
          <w:rFonts w:cs="Times New Roman"/>
          <w:lang w:val="en-US"/>
        </w:rPr>
        <w:t>Tampilan</w:t>
      </w:r>
      <w:proofErr w:type="spellEnd"/>
      <w:r w:rsidR="00A40F1C" w:rsidRPr="007C3DD9">
        <w:rPr>
          <w:rFonts w:cs="Times New Roman"/>
          <w:lang w:val="en-US"/>
        </w:rPr>
        <w:t xml:space="preserve"> Menu </w:t>
      </w:r>
      <w:proofErr w:type="spellStart"/>
      <w:r w:rsidR="00A40F1C" w:rsidRPr="007C3DD9">
        <w:rPr>
          <w:rFonts w:cs="Times New Roman"/>
          <w:lang w:val="en-US"/>
        </w:rPr>
        <w:t>Ubah</w:t>
      </w:r>
      <w:proofErr w:type="spellEnd"/>
      <w:r w:rsidR="00A40F1C" w:rsidRPr="007C3DD9">
        <w:rPr>
          <w:rFonts w:cs="Times New Roman"/>
          <w:lang w:val="en-US"/>
        </w:rPr>
        <w:t xml:space="preserve"> Password</w:t>
      </w:r>
      <w:bookmarkEnd w:id="80"/>
    </w:p>
    <w:p w14:paraId="4D1F0D62" w14:textId="4908FBF4" w:rsidR="0088778B" w:rsidRPr="007C3DD9" w:rsidRDefault="0088778B" w:rsidP="00AA14AC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ADD08D" w14:textId="77777777" w:rsidR="006E55C1" w:rsidRPr="007C3DD9" w:rsidRDefault="00AA14AC" w:rsidP="006E55C1">
      <w:pPr>
        <w:pStyle w:val="ListParagraph"/>
        <w:keepNext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5A9A786" wp14:editId="2ED7C53B">
            <wp:extent cx="4035363" cy="62230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4844" b="19374"/>
                    <a:stretch/>
                  </pic:blipFill>
                  <pic:spPr bwMode="auto">
                    <a:xfrm>
                      <a:off x="0" y="0"/>
                      <a:ext cx="4130845" cy="63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3C683" w14:textId="5D669C46" w:rsidR="006E55C1" w:rsidRPr="007C3DD9" w:rsidRDefault="006E55C1" w:rsidP="006E55C1">
      <w:pPr>
        <w:pStyle w:val="Style1"/>
        <w:rPr>
          <w:rFonts w:cs="Times New Roman"/>
          <w:lang w:val="en-US"/>
        </w:rPr>
      </w:pPr>
      <w:bookmarkStart w:id="81" w:name="_Toc105186045"/>
      <w:bookmarkStart w:id="82" w:name="_Toc105186923"/>
      <w:r w:rsidRPr="007C3DD9">
        <w:rPr>
          <w:rFonts w:cs="Times New Roman"/>
        </w:rPr>
        <w:t xml:space="preserve">Gambar 2.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Gambar_2. \* ARABIC </w:instrText>
      </w:r>
      <w:r w:rsidR="0085275A" w:rsidRPr="007C3DD9">
        <w:rPr>
          <w:rFonts w:cs="Times New Roman"/>
        </w:rPr>
        <w:fldChar w:fldCharType="separate"/>
      </w:r>
      <w:r w:rsidR="00964F39" w:rsidRPr="007C3DD9">
        <w:rPr>
          <w:rFonts w:cs="Times New Roman"/>
          <w:noProof/>
        </w:rPr>
        <w:t>8</w:t>
      </w:r>
      <w:bookmarkEnd w:id="81"/>
      <w:r w:rsidR="0085275A" w:rsidRPr="007C3DD9">
        <w:rPr>
          <w:rFonts w:cs="Times New Roman"/>
          <w:noProof/>
        </w:rPr>
        <w:fldChar w:fldCharType="end"/>
      </w:r>
      <w:r w:rsidR="00A40F1C" w:rsidRPr="007C3DD9">
        <w:rPr>
          <w:rFonts w:cs="Times New Roman"/>
          <w:lang w:val="en-US"/>
        </w:rPr>
        <w:t xml:space="preserve"> </w:t>
      </w:r>
      <w:proofErr w:type="spellStart"/>
      <w:r w:rsidR="00A40F1C" w:rsidRPr="007C3DD9">
        <w:rPr>
          <w:rFonts w:cs="Times New Roman"/>
          <w:lang w:val="en-US"/>
        </w:rPr>
        <w:t>Tampilan</w:t>
      </w:r>
      <w:proofErr w:type="spellEnd"/>
      <w:r w:rsidR="00A40F1C" w:rsidRPr="007C3DD9">
        <w:rPr>
          <w:rFonts w:cs="Times New Roman"/>
          <w:lang w:val="en-US"/>
        </w:rPr>
        <w:t xml:space="preserve"> </w:t>
      </w:r>
      <w:proofErr w:type="spellStart"/>
      <w:r w:rsidR="00A40F1C" w:rsidRPr="007C3DD9">
        <w:rPr>
          <w:rFonts w:cs="Times New Roman"/>
          <w:lang w:val="en-US"/>
        </w:rPr>
        <w:t>Konfirmasi</w:t>
      </w:r>
      <w:proofErr w:type="spellEnd"/>
      <w:r w:rsidR="00A40F1C" w:rsidRPr="007C3DD9">
        <w:rPr>
          <w:rFonts w:cs="Times New Roman"/>
          <w:lang w:val="en-US"/>
        </w:rPr>
        <w:t xml:space="preserve"> </w:t>
      </w:r>
      <w:proofErr w:type="spellStart"/>
      <w:r w:rsidR="00A40F1C" w:rsidRPr="007C3DD9">
        <w:rPr>
          <w:rFonts w:cs="Times New Roman"/>
          <w:lang w:val="en-US"/>
        </w:rPr>
        <w:t>Penduduk</w:t>
      </w:r>
      <w:bookmarkEnd w:id="82"/>
      <w:proofErr w:type="spellEnd"/>
    </w:p>
    <w:p w14:paraId="67DA0376" w14:textId="25A1CFCE" w:rsidR="00CC17DA" w:rsidRPr="007C3DD9" w:rsidRDefault="00CC17DA" w:rsidP="0058402B">
      <w:pPr>
        <w:pStyle w:val="ListParagraph"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2FEC1E" w14:textId="77777777" w:rsidR="006E55C1" w:rsidRPr="007C3DD9" w:rsidRDefault="00CC17DA" w:rsidP="006E55C1">
      <w:pPr>
        <w:pStyle w:val="ListParagraph"/>
        <w:keepNext/>
        <w:tabs>
          <w:tab w:val="left" w:pos="5190"/>
        </w:tabs>
        <w:spacing w:line="360" w:lineRule="auto"/>
        <w:ind w:left="717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112CFF0" wp14:editId="450B81F8">
            <wp:extent cx="4064000" cy="23850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5330"/>
                    <a:stretch/>
                  </pic:blipFill>
                  <pic:spPr bwMode="auto">
                    <a:xfrm>
                      <a:off x="0" y="0"/>
                      <a:ext cx="4072336" cy="238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B8165" w14:textId="7A006EBB" w:rsidR="00CC17DA" w:rsidRPr="007C3DD9" w:rsidRDefault="006E55C1" w:rsidP="006E55C1">
      <w:pPr>
        <w:pStyle w:val="Style1"/>
        <w:rPr>
          <w:rFonts w:cs="Times New Roman"/>
          <w:lang w:val="en-US"/>
        </w:rPr>
      </w:pPr>
      <w:bookmarkStart w:id="83" w:name="_Toc105186046"/>
      <w:bookmarkStart w:id="84" w:name="_Toc105186924"/>
      <w:r w:rsidRPr="007C3DD9">
        <w:rPr>
          <w:rFonts w:cs="Times New Roman"/>
        </w:rPr>
        <w:t xml:space="preserve">Gambar 2.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Gambar_2. \* ARABIC </w:instrText>
      </w:r>
      <w:r w:rsidR="0085275A" w:rsidRPr="007C3DD9">
        <w:rPr>
          <w:rFonts w:cs="Times New Roman"/>
        </w:rPr>
        <w:fldChar w:fldCharType="separate"/>
      </w:r>
      <w:r w:rsidR="00964F39" w:rsidRPr="007C3DD9">
        <w:rPr>
          <w:rFonts w:cs="Times New Roman"/>
          <w:noProof/>
        </w:rPr>
        <w:t>9</w:t>
      </w:r>
      <w:bookmarkEnd w:id="83"/>
      <w:r w:rsidR="0085275A" w:rsidRPr="007C3DD9">
        <w:rPr>
          <w:rFonts w:cs="Times New Roman"/>
          <w:noProof/>
        </w:rPr>
        <w:fldChar w:fldCharType="end"/>
      </w:r>
      <w:r w:rsidR="00A40F1C" w:rsidRPr="007C3DD9">
        <w:rPr>
          <w:rFonts w:cs="Times New Roman"/>
          <w:lang w:val="en-US"/>
        </w:rPr>
        <w:t xml:space="preserve"> </w:t>
      </w:r>
      <w:proofErr w:type="spellStart"/>
      <w:r w:rsidR="00A40F1C" w:rsidRPr="007C3DD9">
        <w:rPr>
          <w:rFonts w:cs="Times New Roman"/>
          <w:lang w:val="en-US"/>
        </w:rPr>
        <w:t>Tampilan</w:t>
      </w:r>
      <w:proofErr w:type="spellEnd"/>
      <w:r w:rsidR="00A40F1C" w:rsidRPr="007C3DD9">
        <w:rPr>
          <w:rFonts w:cs="Times New Roman"/>
          <w:lang w:val="en-US"/>
        </w:rPr>
        <w:t xml:space="preserve"> Hasil </w:t>
      </w:r>
      <w:proofErr w:type="spellStart"/>
      <w:r w:rsidR="00A40F1C" w:rsidRPr="007C3DD9">
        <w:rPr>
          <w:rFonts w:cs="Times New Roman"/>
          <w:lang w:val="en-US"/>
        </w:rPr>
        <w:t>Ubah</w:t>
      </w:r>
      <w:proofErr w:type="spellEnd"/>
      <w:r w:rsidR="00A40F1C" w:rsidRPr="007C3DD9">
        <w:rPr>
          <w:rFonts w:cs="Times New Roman"/>
          <w:lang w:val="en-US"/>
        </w:rPr>
        <w:t xml:space="preserve"> Password </w:t>
      </w:r>
      <w:proofErr w:type="spellStart"/>
      <w:r w:rsidR="00A40F1C" w:rsidRPr="007C3DD9">
        <w:rPr>
          <w:rFonts w:cs="Times New Roman"/>
          <w:lang w:val="en-US"/>
        </w:rPr>
        <w:t>Penduduk</w:t>
      </w:r>
      <w:bookmarkEnd w:id="84"/>
      <w:proofErr w:type="spellEnd"/>
    </w:p>
    <w:p w14:paraId="6FA8D915" w14:textId="77777777" w:rsidR="006E55C1" w:rsidRPr="007C3DD9" w:rsidRDefault="006E55C1" w:rsidP="006E55C1">
      <w:pPr>
        <w:pStyle w:val="Style1"/>
        <w:rPr>
          <w:rFonts w:cs="Times New Roman"/>
          <w:bCs/>
          <w:sz w:val="24"/>
          <w:szCs w:val="24"/>
        </w:rPr>
      </w:pPr>
    </w:p>
    <w:p w14:paraId="611AC7DB" w14:textId="233F1F5B" w:rsidR="00EE3FAF" w:rsidRPr="007C3DD9" w:rsidRDefault="00323857" w:rsidP="00DA0524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/>
          <w:sz w:val="24"/>
          <w:szCs w:val="24"/>
        </w:rPr>
        <w:t xml:space="preserve"> Menu Log In </w:t>
      </w: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Akun</w:t>
      </w:r>
      <w:proofErr w:type="spellEnd"/>
      <w:r w:rsidRPr="007C3DD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Pemerintah</w:t>
      </w:r>
      <w:proofErr w:type="spellEnd"/>
    </w:p>
    <w:p w14:paraId="6C1163D2" w14:textId="77777777" w:rsidR="00C71F96" w:rsidRPr="007C3DD9" w:rsidRDefault="00305B6F" w:rsidP="00C71F96">
      <w:pPr>
        <w:pStyle w:val="ListParagraph"/>
        <w:keepNext/>
        <w:spacing w:line="360" w:lineRule="auto"/>
        <w:ind w:left="540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0AEEECA" wp14:editId="7900581A">
            <wp:extent cx="4203700" cy="215963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A71B" w14:textId="1B482225" w:rsidR="00BB5B70" w:rsidRPr="007C3DD9" w:rsidRDefault="00C71F96" w:rsidP="00C71F96">
      <w:pPr>
        <w:pStyle w:val="Style1"/>
        <w:rPr>
          <w:rFonts w:cs="Times New Roman"/>
          <w:lang w:val="en-US"/>
        </w:rPr>
      </w:pPr>
      <w:bookmarkStart w:id="85" w:name="_Toc105186906"/>
      <w:r w:rsidRPr="007C3DD9">
        <w:rPr>
          <w:rFonts w:cs="Times New Roman"/>
        </w:rPr>
        <w:t xml:space="preserve">Gambar 3.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Gambar_3. \* ARABIC </w:instrText>
      </w:r>
      <w:r w:rsidR="0085275A" w:rsidRPr="007C3DD9">
        <w:rPr>
          <w:rFonts w:cs="Times New Roman"/>
        </w:rPr>
        <w:fldChar w:fldCharType="separate"/>
      </w:r>
      <w:r w:rsidR="0039354C" w:rsidRPr="007C3DD9">
        <w:rPr>
          <w:rFonts w:cs="Times New Roman"/>
          <w:noProof/>
        </w:rPr>
        <w:t>1</w:t>
      </w:r>
      <w:r w:rsidR="0085275A" w:rsidRPr="007C3DD9">
        <w:rPr>
          <w:rFonts w:cs="Times New Roman"/>
          <w:noProof/>
        </w:rPr>
        <w:fldChar w:fldCharType="end"/>
      </w:r>
      <w:r w:rsidR="00A40F1C" w:rsidRPr="007C3DD9">
        <w:rPr>
          <w:rFonts w:cs="Times New Roman"/>
          <w:lang w:val="en-US"/>
        </w:rPr>
        <w:t xml:space="preserve"> </w:t>
      </w:r>
      <w:proofErr w:type="spellStart"/>
      <w:r w:rsidR="00A40F1C" w:rsidRPr="007C3DD9">
        <w:rPr>
          <w:rFonts w:cs="Times New Roman"/>
          <w:lang w:val="en-US"/>
        </w:rPr>
        <w:t>Tampilan</w:t>
      </w:r>
      <w:proofErr w:type="spellEnd"/>
      <w:r w:rsidR="00A40F1C" w:rsidRPr="007C3DD9">
        <w:rPr>
          <w:rFonts w:cs="Times New Roman"/>
          <w:lang w:val="en-US"/>
        </w:rPr>
        <w:t xml:space="preserve"> Menu Login </w:t>
      </w:r>
      <w:proofErr w:type="spellStart"/>
      <w:r w:rsidR="00A40F1C" w:rsidRPr="007C3DD9">
        <w:rPr>
          <w:rFonts w:cs="Times New Roman"/>
          <w:lang w:val="en-US"/>
        </w:rPr>
        <w:t>Akun</w:t>
      </w:r>
      <w:proofErr w:type="spellEnd"/>
      <w:r w:rsidR="00A40F1C" w:rsidRPr="007C3DD9">
        <w:rPr>
          <w:rFonts w:cs="Times New Roman"/>
          <w:lang w:val="en-US"/>
        </w:rPr>
        <w:t xml:space="preserve"> </w:t>
      </w:r>
      <w:proofErr w:type="spellStart"/>
      <w:r w:rsidR="00A40F1C" w:rsidRPr="007C3DD9">
        <w:rPr>
          <w:rFonts w:cs="Times New Roman"/>
          <w:lang w:val="en-US"/>
        </w:rPr>
        <w:t>Pemerintah</w:t>
      </w:r>
      <w:bookmarkEnd w:id="85"/>
      <w:proofErr w:type="spellEnd"/>
    </w:p>
    <w:p w14:paraId="7AA93A7C" w14:textId="749564E9" w:rsidR="00DB693C" w:rsidRPr="007C3DD9" w:rsidRDefault="00DB693C" w:rsidP="00305B6F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FD163DA" w14:textId="3D50A6B8" w:rsidR="00D440F3" w:rsidRPr="007C3DD9" w:rsidRDefault="00D424E9" w:rsidP="0085230B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pada menu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pemerintah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. Pada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, user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diminta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username dan password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pemerintah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4CF0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A94CF0" w:rsidRPr="007C3DD9">
        <w:rPr>
          <w:rFonts w:ascii="Times New Roman" w:hAnsi="Times New Roman" w:cs="Times New Roman"/>
          <w:bCs/>
          <w:sz w:val="24"/>
          <w:szCs w:val="24"/>
        </w:rPr>
        <w:t xml:space="preserve"> login.</w:t>
      </w:r>
    </w:p>
    <w:p w14:paraId="639D7480" w14:textId="3B39FACE" w:rsidR="00305B6F" w:rsidRPr="007C3DD9" w:rsidRDefault="00BB5B70" w:rsidP="00DA0524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A5781D6" wp14:editId="6FF74AA4">
                <wp:simplePos x="0" y="0"/>
                <wp:positionH relativeFrom="column">
                  <wp:posOffset>363220</wp:posOffset>
                </wp:positionH>
                <wp:positionV relativeFrom="paragraph">
                  <wp:posOffset>2473960</wp:posOffset>
                </wp:positionV>
                <wp:extent cx="3942715" cy="228600"/>
                <wp:effectExtent l="0" t="0" r="635" b="0"/>
                <wp:wrapTopAndBottom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271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434EFD" w14:textId="414DA29E" w:rsidR="00922EFA" w:rsidRPr="00643D96" w:rsidRDefault="00922EFA" w:rsidP="00BB5B70">
                            <w:pPr>
                              <w:pStyle w:val="Caption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86" w:name="_Toc105186907"/>
                            <w:r>
                              <w:t xml:space="preserve">Gambar 3. </w:t>
                            </w:r>
                            <w:fldSimple w:instr=" SEQ Gambar_3.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Pemerintah</w:t>
                            </w:r>
                            <w:bookmarkEnd w:id="8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781D6" id="Text Box 68" o:spid="_x0000_s1039" type="#_x0000_t202" style="position:absolute;left:0;text-align:left;margin-left:28.6pt;margin-top:194.8pt;width:310.45pt;height:18pt;z-index:25165827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" stroked="f">
                <v:textbox inset="0,0,0,0">
                  <w:txbxContent>
                    <w:p w14:paraId="12434EFD" w14:textId="414DA29E" w:rsidR="00922EFA" w:rsidRPr="00643D96" w:rsidRDefault="00922EFA" w:rsidP="00BB5B70">
                      <w:pPr>
                        <w:pStyle w:val="Caption"/>
                        <w:rPr>
                          <w:rFonts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bookmarkStart w:id="87" w:name="_Toc105186907"/>
                      <w:r>
                        <w:t xml:space="preserve">Gambar 3. </w:t>
                      </w:r>
                      <w:fldSimple w:instr=" SEQ Gambar_3.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Menu </w:t>
                      </w:r>
                      <w:proofErr w:type="spellStart"/>
                      <w:r>
                        <w:rPr>
                          <w:lang w:val="en-US"/>
                        </w:rPr>
                        <w:t>Pemerintah</w:t>
                      </w:r>
                      <w:bookmarkEnd w:id="8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334D" w:rsidRPr="007C3DD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60" behindDoc="0" locked="0" layoutInCell="1" allowOverlap="1" wp14:anchorId="642429A8" wp14:editId="5241D053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3942715" cy="2159635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13B6D"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713B6D" w:rsidRPr="007C3DD9">
        <w:rPr>
          <w:rFonts w:ascii="Times New Roman" w:hAnsi="Times New Roman" w:cs="Times New Roman"/>
          <w:b/>
          <w:sz w:val="24"/>
          <w:szCs w:val="24"/>
        </w:rPr>
        <w:t xml:space="preserve"> Menu </w:t>
      </w:r>
      <w:proofErr w:type="spellStart"/>
      <w:r w:rsidR="00713B6D" w:rsidRPr="007C3DD9">
        <w:rPr>
          <w:rFonts w:ascii="Times New Roman" w:hAnsi="Times New Roman" w:cs="Times New Roman"/>
          <w:b/>
          <w:sz w:val="24"/>
          <w:szCs w:val="24"/>
        </w:rPr>
        <w:t>Pemerintah</w:t>
      </w:r>
      <w:proofErr w:type="spellEnd"/>
    </w:p>
    <w:p w14:paraId="085BD06A" w14:textId="3B63FDE9" w:rsidR="00D440F3" w:rsidRPr="007C3DD9" w:rsidRDefault="00D440F3" w:rsidP="0085230B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DE71DF" w14:textId="233F1F5B" w:rsidR="0085230B" w:rsidRPr="007C3DD9" w:rsidRDefault="00E16C5F" w:rsidP="0085230B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 pada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pemerintah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4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1F54" w:rsidRPr="007C3DD9">
        <w:rPr>
          <w:rFonts w:ascii="Times New Roman" w:hAnsi="Times New Roman" w:cs="Times New Roman"/>
          <w:bCs/>
          <w:sz w:val="24"/>
          <w:szCs w:val="24"/>
        </w:rPr>
        <w:t>tampilkan</w:t>
      </w:r>
      <w:proofErr w:type="spellEnd"/>
      <w:r w:rsidR="001B1F54"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1B1F54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1B1F54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B1F54" w:rsidRPr="007C3DD9">
        <w:rPr>
          <w:rFonts w:ascii="Times New Roman" w:hAnsi="Times New Roman" w:cs="Times New Roman"/>
          <w:bCs/>
          <w:sz w:val="24"/>
          <w:szCs w:val="24"/>
        </w:rPr>
        <w:t>tampilkan</w:t>
      </w:r>
      <w:proofErr w:type="spellEnd"/>
      <w:r w:rsidR="001B1F54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1F54" w:rsidRPr="007C3DD9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="001B1F54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1F54" w:rsidRPr="007C3DD9">
        <w:rPr>
          <w:rFonts w:ascii="Times New Roman" w:hAnsi="Times New Roman" w:cs="Times New Roman"/>
          <w:bCs/>
          <w:sz w:val="24"/>
          <w:szCs w:val="24"/>
        </w:rPr>
        <w:t>pendataan</w:t>
      </w:r>
      <w:proofErr w:type="spellEnd"/>
      <w:r w:rsidR="001B1F54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B1F54" w:rsidRPr="007C3DD9">
        <w:rPr>
          <w:rFonts w:ascii="Times New Roman" w:hAnsi="Times New Roman" w:cs="Times New Roman"/>
          <w:bCs/>
          <w:sz w:val="24"/>
          <w:szCs w:val="24"/>
        </w:rPr>
        <w:t>perbarui</w:t>
      </w:r>
      <w:proofErr w:type="spellEnd"/>
      <w:r w:rsidR="001B1F54" w:rsidRPr="007C3DD9">
        <w:rPr>
          <w:rFonts w:ascii="Times New Roman" w:hAnsi="Times New Roman" w:cs="Times New Roman"/>
          <w:bCs/>
          <w:sz w:val="24"/>
          <w:szCs w:val="24"/>
        </w:rPr>
        <w:t xml:space="preserve"> status </w:t>
      </w:r>
      <w:proofErr w:type="spellStart"/>
      <w:r w:rsidR="001B1F54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1B1F54" w:rsidRPr="007C3DD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1B1F54" w:rsidRPr="007C3DD9">
        <w:rPr>
          <w:rFonts w:ascii="Times New Roman" w:hAnsi="Times New Roman" w:cs="Times New Roman"/>
          <w:bCs/>
          <w:sz w:val="24"/>
          <w:szCs w:val="24"/>
        </w:rPr>
        <w:t>hapus</w:t>
      </w:r>
      <w:proofErr w:type="spellEnd"/>
      <w:r w:rsidR="001B1F54"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1B1F54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1B1F54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62D205" w14:textId="233F1F5B" w:rsidR="00BB5B70" w:rsidRPr="007C3DD9" w:rsidRDefault="00BB5B70" w:rsidP="0085230B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A736B6" w14:textId="01331E9F" w:rsidR="00FB57A5" w:rsidRPr="007C3DD9" w:rsidRDefault="00BB5B70" w:rsidP="00BB5B70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12A5EEE" wp14:editId="675AE6C4">
                <wp:simplePos x="0" y="0"/>
                <wp:positionH relativeFrom="column">
                  <wp:posOffset>350520</wp:posOffset>
                </wp:positionH>
                <wp:positionV relativeFrom="paragraph">
                  <wp:posOffset>2736850</wp:posOffset>
                </wp:positionV>
                <wp:extent cx="3971290" cy="190500"/>
                <wp:effectExtent l="0" t="0" r="0" b="0"/>
                <wp:wrapTopAndBottom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29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770E8" w14:textId="4E2D5177" w:rsidR="00922EFA" w:rsidRPr="00643D96" w:rsidRDefault="00922EFA" w:rsidP="00BB5B70">
                            <w:pPr>
                              <w:pStyle w:val="Caption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88" w:name="_Toc105186908"/>
                            <w:r>
                              <w:t xml:space="preserve">Gambar 3. </w:t>
                            </w:r>
                            <w:fldSimple w:instr=" SEQ Gambar_3.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Menu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Penduduk</w:t>
                            </w:r>
                            <w:bookmarkEnd w:id="8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A5EEE" id="Text Box 69" o:spid="_x0000_s1040" type="#_x0000_t202" style="position:absolute;left:0;text-align:left;margin-left:27.6pt;margin-top:215.5pt;width:312.7pt;height:15pt;z-index:25165827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" stroked="f">
                <v:textbox inset="0,0,0,0">
                  <w:txbxContent>
                    <w:p w14:paraId="007770E8" w14:textId="4E2D5177" w:rsidR="00922EFA" w:rsidRPr="00643D96" w:rsidRDefault="00922EFA" w:rsidP="00BB5B70">
                      <w:pPr>
                        <w:pStyle w:val="Caption"/>
                        <w:rPr>
                          <w:rFonts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bookmarkStart w:id="89" w:name="_Toc105186908"/>
                      <w:r>
                        <w:t xml:space="preserve">Gambar 3. </w:t>
                      </w:r>
                      <w:fldSimple w:instr=" SEQ Gambar_3.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Menu Data </w:t>
                      </w:r>
                      <w:proofErr w:type="spellStart"/>
                      <w:r>
                        <w:rPr>
                          <w:lang w:val="en-US"/>
                        </w:rPr>
                        <w:t>Penduduk</w:t>
                      </w:r>
                      <w:bookmarkEnd w:id="8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334D" w:rsidRPr="007C3DD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59" behindDoc="0" locked="0" layoutInCell="1" allowOverlap="1" wp14:anchorId="076AEF14" wp14:editId="2EED815C">
            <wp:simplePos x="0" y="0"/>
            <wp:positionH relativeFrom="page">
              <wp:align>center</wp:align>
            </wp:positionH>
            <wp:positionV relativeFrom="paragraph">
              <wp:posOffset>272490</wp:posOffset>
            </wp:positionV>
            <wp:extent cx="3971290" cy="251968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3B6D"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EA7773" w:rsidRPr="007C3DD9">
        <w:rPr>
          <w:rFonts w:ascii="Times New Roman" w:hAnsi="Times New Roman" w:cs="Times New Roman"/>
          <w:b/>
          <w:sz w:val="24"/>
          <w:szCs w:val="24"/>
        </w:rPr>
        <w:t xml:space="preserve"> Menu </w:t>
      </w:r>
      <w:proofErr w:type="spellStart"/>
      <w:r w:rsidR="00EA7773" w:rsidRPr="007C3DD9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="00EA7773" w:rsidRPr="007C3DD9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="00EA7773" w:rsidRPr="007C3DD9">
        <w:rPr>
          <w:rFonts w:ascii="Times New Roman" w:hAnsi="Times New Roman" w:cs="Times New Roman"/>
          <w:b/>
          <w:sz w:val="24"/>
          <w:szCs w:val="24"/>
        </w:rPr>
        <w:t>Penduduk</w:t>
      </w:r>
      <w:proofErr w:type="spellEnd"/>
    </w:p>
    <w:p w14:paraId="740FA9B0" w14:textId="233F1F5B" w:rsidR="00EA5649" w:rsidRPr="007C3DD9" w:rsidRDefault="00EA5649" w:rsidP="00FB57A5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728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C5728" w:rsidRPr="007C3DD9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="00BC5728" w:rsidRPr="007C3DD9">
        <w:rPr>
          <w:rFonts w:ascii="Times New Roman" w:hAnsi="Times New Roman" w:cs="Times New Roman"/>
          <w:bCs/>
          <w:sz w:val="24"/>
          <w:szCs w:val="24"/>
        </w:rPr>
        <w:t>tampilkan</w:t>
      </w:r>
      <w:proofErr w:type="spellEnd"/>
      <w:r w:rsidR="00BC5728" w:rsidRPr="007C3DD9">
        <w:rPr>
          <w:rFonts w:ascii="Times New Roman" w:hAnsi="Times New Roman" w:cs="Times New Roman"/>
          <w:bCs/>
          <w:sz w:val="24"/>
          <w:szCs w:val="24"/>
        </w:rPr>
        <w:t xml:space="preserve"> data</w:t>
      </w:r>
      <w:r w:rsidR="00964814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4814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964814" w:rsidRPr="007C3DD9">
        <w:rPr>
          <w:rFonts w:ascii="Times New Roman" w:hAnsi="Times New Roman" w:cs="Times New Roman"/>
          <w:bCs/>
          <w:sz w:val="24"/>
          <w:szCs w:val="24"/>
        </w:rPr>
        <w:t xml:space="preserve">. Pada menu </w:t>
      </w:r>
      <w:proofErr w:type="spellStart"/>
      <w:r w:rsidR="00964814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2E125A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125A" w:rsidRPr="007C3DD9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2E125A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E125A" w:rsidRPr="007C3DD9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2E125A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2D85" w:rsidRPr="007C3DD9">
        <w:rPr>
          <w:rFonts w:ascii="Times New Roman" w:hAnsi="Times New Roman" w:cs="Times New Roman"/>
          <w:bCs/>
          <w:sz w:val="24"/>
          <w:szCs w:val="24"/>
        </w:rPr>
        <w:t xml:space="preserve">sorting </w:t>
      </w:r>
      <w:proofErr w:type="spellStart"/>
      <w:r w:rsidR="00E82D85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E82D8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2D85" w:rsidRPr="007C3DD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E82D8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2D85" w:rsidRPr="007C3DD9">
        <w:rPr>
          <w:rFonts w:ascii="Times New Roman" w:hAnsi="Times New Roman" w:cs="Times New Roman"/>
          <w:bCs/>
          <w:sz w:val="24"/>
          <w:szCs w:val="24"/>
        </w:rPr>
        <w:t>lengkap</w:t>
      </w:r>
      <w:proofErr w:type="spellEnd"/>
      <w:r w:rsidR="00E82D85" w:rsidRPr="007C3DD9">
        <w:rPr>
          <w:rFonts w:ascii="Times New Roman" w:hAnsi="Times New Roman" w:cs="Times New Roman"/>
          <w:bCs/>
          <w:sz w:val="24"/>
          <w:szCs w:val="24"/>
        </w:rPr>
        <w:t xml:space="preserve">, NIK, dan </w:t>
      </w:r>
      <w:proofErr w:type="spellStart"/>
      <w:r w:rsidR="00E82D85" w:rsidRPr="007C3DD9"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 w:rsidR="00E82D8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07D11" w:rsidRPr="007C3DD9">
        <w:rPr>
          <w:rFonts w:ascii="Times New Roman" w:hAnsi="Times New Roman" w:cs="Times New Roman"/>
          <w:bCs/>
          <w:sz w:val="24"/>
          <w:szCs w:val="24"/>
        </w:rPr>
        <w:t xml:space="preserve">data </w:t>
      </w:r>
      <w:proofErr w:type="spellStart"/>
      <w:r w:rsidR="00307D11" w:rsidRPr="007C3DD9">
        <w:rPr>
          <w:rFonts w:ascii="Times New Roman" w:hAnsi="Times New Roman" w:cs="Times New Roman"/>
          <w:bCs/>
          <w:sz w:val="24"/>
          <w:szCs w:val="24"/>
        </w:rPr>
        <w:t>diperbarui</w:t>
      </w:r>
      <w:proofErr w:type="spellEnd"/>
      <w:r w:rsidR="00307D11" w:rsidRPr="007C3DD9">
        <w:rPr>
          <w:rFonts w:ascii="Times New Roman" w:hAnsi="Times New Roman" w:cs="Times New Roman"/>
          <w:bCs/>
          <w:sz w:val="24"/>
          <w:szCs w:val="24"/>
        </w:rPr>
        <w:t>.</w:t>
      </w:r>
      <w:r w:rsidR="00174001" w:rsidRPr="007C3DD9">
        <w:rPr>
          <w:rFonts w:ascii="Times New Roman" w:hAnsi="Times New Roman" w:cs="Times New Roman"/>
          <w:bCs/>
          <w:sz w:val="24"/>
          <w:szCs w:val="24"/>
        </w:rPr>
        <w:t xml:space="preserve"> Sorting juga </w:t>
      </w:r>
      <w:proofErr w:type="spellStart"/>
      <w:r w:rsidR="00174001" w:rsidRPr="007C3DD9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17400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74001" w:rsidRPr="007C3DD9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17400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74001" w:rsidRPr="007C3DD9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="00174001" w:rsidRPr="007C3DD9">
        <w:rPr>
          <w:rFonts w:ascii="Times New Roman" w:hAnsi="Times New Roman" w:cs="Times New Roman"/>
          <w:bCs/>
          <w:sz w:val="24"/>
          <w:szCs w:val="24"/>
        </w:rPr>
        <w:t xml:space="preserve"> ascending </w:t>
      </w:r>
      <w:proofErr w:type="spellStart"/>
      <w:r w:rsidR="00174001" w:rsidRPr="007C3DD9">
        <w:rPr>
          <w:rFonts w:ascii="Times New Roman" w:hAnsi="Times New Roman" w:cs="Times New Roman"/>
          <w:bCs/>
          <w:sz w:val="24"/>
          <w:szCs w:val="24"/>
        </w:rPr>
        <w:t>maupun</w:t>
      </w:r>
      <w:proofErr w:type="spellEnd"/>
      <w:r w:rsidR="00174001" w:rsidRPr="007C3DD9">
        <w:rPr>
          <w:rFonts w:ascii="Times New Roman" w:hAnsi="Times New Roman" w:cs="Times New Roman"/>
          <w:bCs/>
          <w:sz w:val="24"/>
          <w:szCs w:val="24"/>
        </w:rPr>
        <w:t xml:space="preserve"> descending </w:t>
      </w:r>
      <w:proofErr w:type="spellStart"/>
      <w:r w:rsidR="00174001"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174001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74001" w:rsidRPr="007C3DD9"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 w:rsidR="00174001" w:rsidRPr="007C3DD9">
        <w:rPr>
          <w:rFonts w:ascii="Times New Roman" w:hAnsi="Times New Roman" w:cs="Times New Roman"/>
          <w:bCs/>
          <w:sz w:val="24"/>
          <w:szCs w:val="24"/>
        </w:rPr>
        <w:t xml:space="preserve"> SPACE pada keyboard.</w:t>
      </w:r>
      <w:r w:rsidR="00C80F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80F3E" w:rsidRPr="007C3DD9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="00C80F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80F3E" w:rsidRPr="007C3DD9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C80F3E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sini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 detail data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memasukkan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 NIK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54DFE" w:rsidRPr="007C3DD9"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 w:rsidR="00254DFE" w:rsidRPr="007C3DD9">
        <w:rPr>
          <w:rFonts w:ascii="Times New Roman" w:hAnsi="Times New Roman" w:cs="Times New Roman"/>
          <w:bCs/>
          <w:sz w:val="24"/>
          <w:szCs w:val="24"/>
        </w:rPr>
        <w:t>.</w:t>
      </w:r>
      <w:r w:rsidR="00457994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57994" w:rsidRPr="007C3DD9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="00457994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57994" w:rsidRPr="007C3DD9">
        <w:rPr>
          <w:rFonts w:ascii="Times New Roman" w:hAnsi="Times New Roman" w:cs="Times New Roman"/>
          <w:bCs/>
          <w:sz w:val="24"/>
          <w:szCs w:val="24"/>
        </w:rPr>
        <w:t>tampilannya</w:t>
      </w:r>
      <w:proofErr w:type="spellEnd"/>
      <w:r w:rsidR="00457994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57994" w:rsidRPr="007C3DD9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457994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57994" w:rsidRPr="007C3DD9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457994" w:rsidRPr="007C3DD9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457994" w:rsidRPr="007C3DD9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="00457994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57994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57994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05BE8D39" w14:textId="233F1F5B" w:rsidR="00DE6BD0" w:rsidRPr="007C3DD9" w:rsidRDefault="00B85D7B" w:rsidP="00212C4A">
      <w:pPr>
        <w:pStyle w:val="ListParagraph"/>
        <w:numPr>
          <w:ilvl w:val="0"/>
          <w:numId w:val="47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Sorting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</w:t>
      </w:r>
      <w:r w:rsidR="005E1057" w:rsidRPr="007C3DD9">
        <w:rPr>
          <w:rFonts w:ascii="Times New Roman" w:hAnsi="Times New Roman" w:cs="Times New Roman"/>
          <w:bCs/>
          <w:sz w:val="24"/>
          <w:szCs w:val="24"/>
        </w:rPr>
        <w:t>dasarkan</w:t>
      </w:r>
      <w:proofErr w:type="spellEnd"/>
      <w:r w:rsidR="005E1057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E1057" w:rsidRPr="007C3DD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5E1057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E1057" w:rsidRPr="007C3DD9">
        <w:rPr>
          <w:rFonts w:ascii="Times New Roman" w:hAnsi="Times New Roman" w:cs="Times New Roman"/>
          <w:bCs/>
          <w:sz w:val="24"/>
          <w:szCs w:val="24"/>
        </w:rPr>
        <w:t>lengkap</w:t>
      </w:r>
      <w:proofErr w:type="spellEnd"/>
      <w:r w:rsidR="00DE6BD0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60C62002" w14:textId="233F1F5B" w:rsidR="00BB5B70" w:rsidRPr="007C3DD9" w:rsidRDefault="005F301D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52F6618" wp14:editId="274FD96E">
            <wp:extent cx="4267200" cy="2159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5B7B" w14:textId="3A69D491" w:rsidR="00BB5B70" w:rsidRPr="007C3DD9" w:rsidRDefault="00BB5B70" w:rsidP="00BB5B70">
      <w:pPr>
        <w:pStyle w:val="Style1"/>
        <w:rPr>
          <w:rFonts w:cs="Times New Roman"/>
          <w:lang w:val="en-US"/>
        </w:rPr>
      </w:pPr>
      <w:bookmarkStart w:id="90" w:name="_Toc105186909"/>
      <w:r w:rsidRPr="007C3DD9">
        <w:rPr>
          <w:rFonts w:cs="Times New Roman"/>
        </w:rPr>
        <w:t xml:space="preserve">Gambar 3.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Gambar_3. \* ARABIC </w:instrText>
      </w:r>
      <w:r w:rsidR="0085275A" w:rsidRPr="007C3DD9">
        <w:rPr>
          <w:rFonts w:cs="Times New Roman"/>
        </w:rPr>
        <w:fldChar w:fldCharType="separate"/>
      </w:r>
      <w:r w:rsidR="0039354C" w:rsidRPr="007C3DD9">
        <w:rPr>
          <w:rFonts w:cs="Times New Roman"/>
          <w:noProof/>
        </w:rPr>
        <w:t>4</w:t>
      </w:r>
      <w:r w:rsidR="0085275A" w:rsidRPr="007C3DD9">
        <w:rPr>
          <w:rFonts w:cs="Times New Roman"/>
          <w:noProof/>
        </w:rPr>
        <w:fldChar w:fldCharType="end"/>
      </w:r>
      <w:r w:rsidR="00643D96" w:rsidRPr="007C3DD9">
        <w:rPr>
          <w:rFonts w:cs="Times New Roman"/>
          <w:lang w:val="en-US"/>
        </w:rPr>
        <w:t xml:space="preserve"> </w:t>
      </w:r>
      <w:proofErr w:type="spellStart"/>
      <w:r w:rsidR="00643D96" w:rsidRPr="007C3DD9">
        <w:rPr>
          <w:rFonts w:cs="Times New Roman"/>
          <w:lang w:val="en-US"/>
        </w:rPr>
        <w:t>Tampilan</w:t>
      </w:r>
      <w:proofErr w:type="spellEnd"/>
      <w:r w:rsidR="00643D96" w:rsidRPr="007C3DD9">
        <w:rPr>
          <w:rFonts w:cs="Times New Roman"/>
          <w:lang w:val="en-US"/>
        </w:rPr>
        <w:t xml:space="preserve"> Sorting Ascending</w:t>
      </w:r>
      <w:bookmarkEnd w:id="90"/>
    </w:p>
    <w:p w14:paraId="78E22630" w14:textId="233F1F5B" w:rsidR="00BB5B70" w:rsidRPr="007C3DD9" w:rsidRDefault="00BB5B70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</w:p>
    <w:p w14:paraId="14042422" w14:textId="233F1F5B" w:rsidR="00BB5B70" w:rsidRPr="007C3DD9" w:rsidRDefault="005F301D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F52876B" wp14:editId="31C2DD50">
            <wp:extent cx="4267200" cy="2159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C443" w14:textId="0B1315F7" w:rsidR="00BB5B70" w:rsidRPr="007C3DD9" w:rsidRDefault="00BB5B70" w:rsidP="00BB5B70">
      <w:pPr>
        <w:pStyle w:val="Style1"/>
        <w:rPr>
          <w:rFonts w:cs="Times New Roman"/>
          <w:lang w:val="en-US"/>
        </w:rPr>
      </w:pPr>
      <w:bookmarkStart w:id="91" w:name="_Toc105186910"/>
      <w:r w:rsidRPr="007C3DD9">
        <w:rPr>
          <w:rFonts w:cs="Times New Roman"/>
        </w:rPr>
        <w:t xml:space="preserve">Gambar 3.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Gambar_3. \* ARABIC </w:instrText>
      </w:r>
      <w:r w:rsidR="0085275A" w:rsidRPr="007C3DD9">
        <w:rPr>
          <w:rFonts w:cs="Times New Roman"/>
        </w:rPr>
        <w:fldChar w:fldCharType="separate"/>
      </w:r>
      <w:r w:rsidR="0039354C" w:rsidRPr="007C3DD9">
        <w:rPr>
          <w:rFonts w:cs="Times New Roman"/>
          <w:noProof/>
        </w:rPr>
        <w:t>5</w:t>
      </w:r>
      <w:r w:rsidR="0085275A" w:rsidRPr="007C3DD9">
        <w:rPr>
          <w:rFonts w:cs="Times New Roman"/>
          <w:noProof/>
        </w:rPr>
        <w:fldChar w:fldCharType="end"/>
      </w:r>
      <w:r w:rsidR="00643D96" w:rsidRPr="007C3DD9">
        <w:rPr>
          <w:rFonts w:cs="Times New Roman"/>
          <w:lang w:val="en-US"/>
        </w:rPr>
        <w:t xml:space="preserve"> </w:t>
      </w:r>
      <w:proofErr w:type="spellStart"/>
      <w:r w:rsidR="00643D96" w:rsidRPr="007C3DD9">
        <w:rPr>
          <w:rFonts w:cs="Times New Roman"/>
          <w:lang w:val="en-US"/>
        </w:rPr>
        <w:t>Tampilan</w:t>
      </w:r>
      <w:proofErr w:type="spellEnd"/>
      <w:r w:rsidR="00643D96" w:rsidRPr="007C3DD9">
        <w:rPr>
          <w:rFonts w:cs="Times New Roman"/>
          <w:lang w:val="en-US"/>
        </w:rPr>
        <w:t xml:space="preserve"> Sorting Descending</w:t>
      </w:r>
      <w:bookmarkEnd w:id="91"/>
    </w:p>
    <w:p w14:paraId="5589B857" w14:textId="233F1F5B" w:rsidR="00BB5B70" w:rsidRPr="007C3DD9" w:rsidRDefault="00BB5B70" w:rsidP="00BB5B70">
      <w:pPr>
        <w:pStyle w:val="Style1"/>
        <w:rPr>
          <w:rFonts w:cs="Times New Roman"/>
        </w:rPr>
      </w:pPr>
    </w:p>
    <w:p w14:paraId="690C020D" w14:textId="77777777" w:rsidR="00BB5B70" w:rsidRPr="007C3DD9" w:rsidRDefault="00BB5B70" w:rsidP="00BB5B70">
      <w:pPr>
        <w:pStyle w:val="Style1"/>
        <w:rPr>
          <w:rFonts w:cs="Times New Roman"/>
          <w:bCs/>
          <w:sz w:val="24"/>
          <w:szCs w:val="24"/>
        </w:rPr>
      </w:pPr>
    </w:p>
    <w:p w14:paraId="7386268E" w14:textId="70F73775" w:rsidR="00931272" w:rsidRPr="007C3DD9" w:rsidRDefault="00931272" w:rsidP="00B85D7B">
      <w:pPr>
        <w:pStyle w:val="ListParagraph"/>
        <w:numPr>
          <w:ilvl w:val="0"/>
          <w:numId w:val="47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Sorting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1D13" w:rsidRPr="007C3DD9">
        <w:rPr>
          <w:rFonts w:ascii="Times New Roman" w:hAnsi="Times New Roman" w:cs="Times New Roman"/>
          <w:bCs/>
          <w:sz w:val="24"/>
          <w:szCs w:val="24"/>
        </w:rPr>
        <w:t>NIK</w:t>
      </w:r>
      <w:r w:rsidR="00DE6BD0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47A815B" w14:textId="233F1F5B" w:rsidR="00BB5B70" w:rsidRPr="007C3DD9" w:rsidRDefault="00212C4A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31980F4C" wp14:editId="05C2BD42">
            <wp:extent cx="4282009" cy="21600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00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D345" w14:textId="24183178" w:rsidR="00BB5B70" w:rsidRPr="007C3DD9" w:rsidRDefault="00BB5B70" w:rsidP="00BB5B70">
      <w:pPr>
        <w:pStyle w:val="Style1"/>
        <w:rPr>
          <w:rFonts w:cs="Times New Roman"/>
          <w:lang w:val="en-US"/>
        </w:rPr>
      </w:pPr>
      <w:bookmarkStart w:id="92" w:name="_Toc105186911"/>
      <w:r w:rsidRPr="007C3DD9">
        <w:rPr>
          <w:rFonts w:cs="Times New Roman"/>
        </w:rPr>
        <w:t xml:space="preserve">Gambar 3.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Gambar_3. \* ARABIC </w:instrText>
      </w:r>
      <w:r w:rsidR="0085275A" w:rsidRPr="007C3DD9">
        <w:rPr>
          <w:rFonts w:cs="Times New Roman"/>
        </w:rPr>
        <w:fldChar w:fldCharType="separate"/>
      </w:r>
      <w:r w:rsidR="0039354C" w:rsidRPr="007C3DD9">
        <w:rPr>
          <w:rFonts w:cs="Times New Roman"/>
          <w:noProof/>
        </w:rPr>
        <w:t>6</w:t>
      </w:r>
      <w:r w:rsidR="0085275A" w:rsidRPr="007C3DD9">
        <w:rPr>
          <w:rFonts w:cs="Times New Roman"/>
          <w:noProof/>
        </w:rPr>
        <w:fldChar w:fldCharType="end"/>
      </w:r>
      <w:r w:rsidR="00643D96" w:rsidRPr="007C3DD9">
        <w:rPr>
          <w:rFonts w:cs="Times New Roman"/>
          <w:lang w:val="en-US"/>
        </w:rPr>
        <w:t xml:space="preserve"> </w:t>
      </w:r>
      <w:proofErr w:type="spellStart"/>
      <w:r w:rsidR="00643D96" w:rsidRPr="007C3DD9">
        <w:rPr>
          <w:rFonts w:cs="Times New Roman"/>
          <w:lang w:val="en-US"/>
        </w:rPr>
        <w:t>Tampilan</w:t>
      </w:r>
      <w:proofErr w:type="spellEnd"/>
      <w:r w:rsidR="00643D96" w:rsidRPr="007C3DD9">
        <w:rPr>
          <w:rFonts w:cs="Times New Roman"/>
          <w:lang w:val="en-US"/>
        </w:rPr>
        <w:t xml:space="preserve"> Sorting NIK Ascending</w:t>
      </w:r>
      <w:bookmarkEnd w:id="92"/>
    </w:p>
    <w:p w14:paraId="252B4F3F" w14:textId="233F1F5B" w:rsidR="00BB5B70" w:rsidRPr="007C3DD9" w:rsidRDefault="00BB5B70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</w:p>
    <w:p w14:paraId="11E9402F" w14:textId="66D7FF3C" w:rsidR="00062227" w:rsidRPr="007C3DD9" w:rsidRDefault="00062227" w:rsidP="0006222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8907F8B" w14:textId="233F1F5B" w:rsidR="00BB5B70" w:rsidRPr="007C3DD9" w:rsidRDefault="00587776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2D4DF30" wp14:editId="52730EDB">
            <wp:extent cx="4297680" cy="215963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90C8" w14:textId="5D9864A1" w:rsidR="00BB5B70" w:rsidRPr="007C3DD9" w:rsidRDefault="00BB5B70" w:rsidP="00BB5B70">
      <w:pPr>
        <w:pStyle w:val="Style1"/>
        <w:rPr>
          <w:rFonts w:cs="Times New Roman"/>
          <w:lang w:val="en-US"/>
        </w:rPr>
      </w:pPr>
      <w:bookmarkStart w:id="93" w:name="_Toc105186912"/>
      <w:r w:rsidRPr="007C3DD9">
        <w:rPr>
          <w:rFonts w:cs="Times New Roman"/>
        </w:rPr>
        <w:t xml:space="preserve">Gambar 3.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Gambar_3. \* ARABIC </w:instrText>
      </w:r>
      <w:r w:rsidR="0085275A" w:rsidRPr="007C3DD9">
        <w:rPr>
          <w:rFonts w:cs="Times New Roman"/>
        </w:rPr>
        <w:fldChar w:fldCharType="separate"/>
      </w:r>
      <w:r w:rsidR="0039354C" w:rsidRPr="007C3DD9">
        <w:rPr>
          <w:rFonts w:cs="Times New Roman"/>
          <w:noProof/>
        </w:rPr>
        <w:t>7</w:t>
      </w:r>
      <w:r w:rsidR="0085275A" w:rsidRPr="007C3DD9">
        <w:rPr>
          <w:rFonts w:cs="Times New Roman"/>
          <w:noProof/>
        </w:rPr>
        <w:fldChar w:fldCharType="end"/>
      </w:r>
      <w:r w:rsidR="00643D96" w:rsidRPr="007C3DD9">
        <w:rPr>
          <w:rFonts w:cs="Times New Roman"/>
          <w:lang w:val="en-US"/>
        </w:rPr>
        <w:t xml:space="preserve"> </w:t>
      </w:r>
      <w:proofErr w:type="spellStart"/>
      <w:r w:rsidR="00643D96" w:rsidRPr="007C3DD9">
        <w:rPr>
          <w:rFonts w:cs="Times New Roman"/>
          <w:lang w:val="en-US"/>
        </w:rPr>
        <w:t>Tampilan</w:t>
      </w:r>
      <w:proofErr w:type="spellEnd"/>
      <w:r w:rsidR="00643D96" w:rsidRPr="007C3DD9">
        <w:rPr>
          <w:rFonts w:cs="Times New Roman"/>
          <w:lang w:val="en-US"/>
        </w:rPr>
        <w:t xml:space="preserve"> Sorting NIK Descending</w:t>
      </w:r>
      <w:bookmarkEnd w:id="93"/>
    </w:p>
    <w:p w14:paraId="019697E7" w14:textId="233F1F5B" w:rsidR="00BB5B70" w:rsidRPr="007C3DD9" w:rsidRDefault="00BB5B70" w:rsidP="00BB5B70">
      <w:pPr>
        <w:pStyle w:val="Style1"/>
        <w:rPr>
          <w:rFonts w:cs="Times New Roman"/>
        </w:rPr>
      </w:pPr>
    </w:p>
    <w:p w14:paraId="1BB3C353" w14:textId="233F1F5B" w:rsidR="00BB5B70" w:rsidRPr="007C3DD9" w:rsidRDefault="00BB5B70" w:rsidP="00BB5B70">
      <w:pPr>
        <w:pStyle w:val="Style1"/>
        <w:rPr>
          <w:rFonts w:cs="Times New Roman"/>
        </w:rPr>
      </w:pPr>
    </w:p>
    <w:p w14:paraId="1FFB8BEB" w14:textId="233F1F5B" w:rsidR="00BB5B70" w:rsidRPr="007C3DD9" w:rsidRDefault="00BB5B70" w:rsidP="00BB5B70">
      <w:pPr>
        <w:pStyle w:val="Style1"/>
        <w:rPr>
          <w:rFonts w:cs="Times New Roman"/>
        </w:rPr>
      </w:pPr>
    </w:p>
    <w:p w14:paraId="70E4A3A3" w14:textId="233F1F5B" w:rsidR="00BB5B70" w:rsidRPr="007C3DD9" w:rsidRDefault="00BB5B70" w:rsidP="00BB5B70">
      <w:pPr>
        <w:pStyle w:val="Style1"/>
        <w:rPr>
          <w:rFonts w:cs="Times New Roman"/>
        </w:rPr>
      </w:pPr>
    </w:p>
    <w:p w14:paraId="2E12ADF8" w14:textId="233F1F5B" w:rsidR="00BB5B70" w:rsidRPr="007C3DD9" w:rsidRDefault="00BB5B70" w:rsidP="00BB5B70">
      <w:pPr>
        <w:pStyle w:val="Style1"/>
        <w:rPr>
          <w:rFonts w:cs="Times New Roman"/>
        </w:rPr>
      </w:pPr>
    </w:p>
    <w:p w14:paraId="12EA3EFE" w14:textId="233F1F5B" w:rsidR="00BB5B70" w:rsidRPr="007C3DD9" w:rsidRDefault="00BB5B70" w:rsidP="00BB5B70">
      <w:pPr>
        <w:pStyle w:val="Style1"/>
        <w:rPr>
          <w:rFonts w:cs="Times New Roman"/>
          <w:bCs/>
          <w:sz w:val="24"/>
          <w:szCs w:val="24"/>
        </w:rPr>
      </w:pPr>
    </w:p>
    <w:p w14:paraId="14AC048D" w14:textId="21F9ABA5" w:rsidR="00931272" w:rsidRPr="007C3DD9" w:rsidRDefault="00931272" w:rsidP="00B85D7B">
      <w:pPr>
        <w:pStyle w:val="ListParagraph"/>
        <w:numPr>
          <w:ilvl w:val="0"/>
          <w:numId w:val="47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Sorting </w:t>
      </w:r>
      <w:proofErr w:type="spellStart"/>
      <w:r w:rsidR="00A81D13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A81D13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1D13" w:rsidRPr="007C3DD9"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 w:rsidR="00A81D13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1D13" w:rsidRPr="007C3DD9">
        <w:rPr>
          <w:rFonts w:ascii="Times New Roman" w:hAnsi="Times New Roman" w:cs="Times New Roman"/>
          <w:bCs/>
          <w:sz w:val="24"/>
          <w:szCs w:val="24"/>
        </w:rPr>
        <w:t>diperbarui</w:t>
      </w:r>
      <w:proofErr w:type="spellEnd"/>
      <w:r w:rsidR="00A81D13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17868D63" w14:textId="512C7213" w:rsidR="00BB5B70" w:rsidRPr="007C3DD9" w:rsidRDefault="002B52AE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0F5436A5" wp14:editId="54EB16BB">
            <wp:extent cx="4303512" cy="216000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51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9B88" w14:textId="06EEC658" w:rsidR="00BB5B70" w:rsidRPr="007C3DD9" w:rsidRDefault="00BB5B70" w:rsidP="00BB5B70">
      <w:pPr>
        <w:pStyle w:val="Style1"/>
        <w:rPr>
          <w:rFonts w:cs="Times New Roman"/>
          <w:lang w:val="en-US"/>
        </w:rPr>
      </w:pPr>
      <w:bookmarkStart w:id="94" w:name="_Toc105186913"/>
      <w:r w:rsidRPr="007C3DD9">
        <w:rPr>
          <w:rFonts w:cs="Times New Roman"/>
        </w:rPr>
        <w:t xml:space="preserve">Gambar 3.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Gambar_3. \* ARABIC </w:instrText>
      </w:r>
      <w:r w:rsidR="0085275A" w:rsidRPr="007C3DD9">
        <w:rPr>
          <w:rFonts w:cs="Times New Roman"/>
        </w:rPr>
        <w:fldChar w:fldCharType="separate"/>
      </w:r>
      <w:r w:rsidR="0039354C" w:rsidRPr="007C3DD9">
        <w:rPr>
          <w:rFonts w:cs="Times New Roman"/>
          <w:noProof/>
        </w:rPr>
        <w:t>8</w:t>
      </w:r>
      <w:r w:rsidR="0085275A" w:rsidRPr="007C3DD9">
        <w:rPr>
          <w:rFonts w:cs="Times New Roman"/>
          <w:noProof/>
        </w:rPr>
        <w:fldChar w:fldCharType="end"/>
      </w:r>
      <w:r w:rsidR="00643D96" w:rsidRPr="007C3DD9">
        <w:rPr>
          <w:rFonts w:cs="Times New Roman"/>
          <w:lang w:val="en-US"/>
        </w:rPr>
        <w:t xml:space="preserve"> </w:t>
      </w:r>
      <w:proofErr w:type="spellStart"/>
      <w:r w:rsidR="00643D96" w:rsidRPr="007C3DD9">
        <w:rPr>
          <w:rFonts w:cs="Times New Roman"/>
          <w:lang w:val="en-US"/>
        </w:rPr>
        <w:t>Tampilan</w:t>
      </w:r>
      <w:proofErr w:type="spellEnd"/>
      <w:r w:rsidR="00643D96" w:rsidRPr="007C3DD9">
        <w:rPr>
          <w:rFonts w:cs="Times New Roman"/>
          <w:lang w:val="en-US"/>
        </w:rPr>
        <w:t xml:space="preserve"> Sorting </w:t>
      </w:r>
      <w:proofErr w:type="spellStart"/>
      <w:r w:rsidR="00643D96" w:rsidRPr="007C3DD9">
        <w:rPr>
          <w:rFonts w:cs="Times New Roman"/>
          <w:lang w:val="en-US"/>
        </w:rPr>
        <w:t>Tanggal</w:t>
      </w:r>
      <w:proofErr w:type="spellEnd"/>
      <w:r w:rsidR="00643D96" w:rsidRPr="007C3DD9">
        <w:rPr>
          <w:rFonts w:cs="Times New Roman"/>
          <w:lang w:val="en-US"/>
        </w:rPr>
        <w:t xml:space="preserve"> </w:t>
      </w:r>
      <w:proofErr w:type="spellStart"/>
      <w:r w:rsidR="00643D96" w:rsidRPr="007C3DD9">
        <w:rPr>
          <w:rFonts w:cs="Times New Roman"/>
          <w:lang w:val="en-US"/>
        </w:rPr>
        <w:t>Diperbarui</w:t>
      </w:r>
      <w:proofErr w:type="spellEnd"/>
      <w:r w:rsidR="00643D96" w:rsidRPr="007C3DD9">
        <w:rPr>
          <w:rFonts w:cs="Times New Roman"/>
          <w:lang w:val="en-US"/>
        </w:rPr>
        <w:t xml:space="preserve"> Ascending</w:t>
      </w:r>
      <w:bookmarkEnd w:id="94"/>
    </w:p>
    <w:p w14:paraId="7A8F3949" w14:textId="512C7213" w:rsidR="00BB5B70" w:rsidRPr="007C3DD9" w:rsidRDefault="00BB5B70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</w:p>
    <w:p w14:paraId="01D0B80B" w14:textId="512C7213" w:rsidR="00BB5B70" w:rsidRPr="007C3DD9" w:rsidRDefault="002B52AE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169B3AB" wp14:editId="3B639BF5">
            <wp:extent cx="4297959" cy="21600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5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7FB2" w14:textId="70E58E64" w:rsidR="0005462D" w:rsidRPr="0005462D" w:rsidRDefault="00BB5B70" w:rsidP="0005462D">
      <w:pPr>
        <w:pStyle w:val="Style1"/>
        <w:rPr>
          <w:rFonts w:cs="Times New Roman"/>
          <w:lang w:val="en-US"/>
        </w:rPr>
      </w:pPr>
      <w:bookmarkStart w:id="95" w:name="_Toc105186914"/>
      <w:r w:rsidRPr="007C3DD9">
        <w:rPr>
          <w:rFonts w:cs="Times New Roman"/>
        </w:rPr>
        <w:t xml:space="preserve">Gambar 3.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Gambar_3. \* ARABIC </w:instrText>
      </w:r>
      <w:r w:rsidR="0085275A" w:rsidRPr="007C3DD9">
        <w:rPr>
          <w:rFonts w:cs="Times New Roman"/>
        </w:rPr>
        <w:fldChar w:fldCharType="separate"/>
      </w:r>
      <w:r w:rsidR="0039354C" w:rsidRPr="007C3DD9">
        <w:rPr>
          <w:rFonts w:cs="Times New Roman"/>
          <w:noProof/>
        </w:rPr>
        <w:t>9</w:t>
      </w:r>
      <w:r w:rsidR="0085275A" w:rsidRPr="007C3DD9">
        <w:rPr>
          <w:rFonts w:cs="Times New Roman"/>
          <w:noProof/>
        </w:rPr>
        <w:fldChar w:fldCharType="end"/>
      </w:r>
      <w:r w:rsidR="00643D96" w:rsidRPr="007C3DD9">
        <w:rPr>
          <w:rFonts w:cs="Times New Roman"/>
          <w:lang w:val="en-US"/>
        </w:rPr>
        <w:t xml:space="preserve"> </w:t>
      </w:r>
      <w:proofErr w:type="spellStart"/>
      <w:r w:rsidR="00643D96" w:rsidRPr="007C3DD9">
        <w:rPr>
          <w:rFonts w:cs="Times New Roman"/>
          <w:lang w:val="en-US"/>
        </w:rPr>
        <w:t>Tampilan</w:t>
      </w:r>
      <w:proofErr w:type="spellEnd"/>
      <w:r w:rsidR="00643D96" w:rsidRPr="007C3DD9">
        <w:rPr>
          <w:rFonts w:cs="Times New Roman"/>
          <w:lang w:val="en-US"/>
        </w:rPr>
        <w:t xml:space="preserve"> Sorting </w:t>
      </w:r>
      <w:proofErr w:type="spellStart"/>
      <w:r w:rsidR="00643D96" w:rsidRPr="007C3DD9">
        <w:rPr>
          <w:rFonts w:cs="Times New Roman"/>
          <w:lang w:val="en-US"/>
        </w:rPr>
        <w:t>Tanggal</w:t>
      </w:r>
      <w:proofErr w:type="spellEnd"/>
      <w:r w:rsidR="00643D96" w:rsidRPr="007C3DD9">
        <w:rPr>
          <w:rFonts w:cs="Times New Roman"/>
          <w:lang w:val="en-US"/>
        </w:rPr>
        <w:t xml:space="preserve"> </w:t>
      </w:r>
      <w:proofErr w:type="spellStart"/>
      <w:r w:rsidR="00643D96" w:rsidRPr="007C3DD9">
        <w:rPr>
          <w:rFonts w:cs="Times New Roman"/>
          <w:lang w:val="en-US"/>
        </w:rPr>
        <w:t>Diperbarui</w:t>
      </w:r>
      <w:proofErr w:type="spellEnd"/>
      <w:r w:rsidR="00643D96" w:rsidRPr="007C3DD9">
        <w:rPr>
          <w:rFonts w:cs="Times New Roman"/>
          <w:lang w:val="en-US"/>
        </w:rPr>
        <w:t xml:space="preserve"> Descending</w:t>
      </w:r>
      <w:bookmarkEnd w:id="95"/>
    </w:p>
    <w:p w14:paraId="7C935E7D" w14:textId="77777777" w:rsidR="005101F5" w:rsidRPr="005101F5" w:rsidRDefault="008517DD" w:rsidP="000051CE">
      <w:pPr>
        <w:pStyle w:val="ListParagraph"/>
        <w:keepNext/>
        <w:numPr>
          <w:ilvl w:val="0"/>
          <w:numId w:val="47"/>
        </w:numPr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5101F5">
        <w:rPr>
          <w:rFonts w:ascii="Times New Roman" w:hAnsi="Times New Roman" w:cs="Times New Roman"/>
          <w:bCs/>
          <w:sz w:val="24"/>
          <w:szCs w:val="24"/>
        </w:rPr>
        <w:t>Searching NIK</w:t>
      </w:r>
      <w:r w:rsidR="004333F8" w:rsidRPr="005101F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3003A77" w14:textId="7DDF5A2D" w:rsidR="0039354C" w:rsidRPr="005101F5" w:rsidRDefault="0060643B" w:rsidP="005101F5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5E3EEF5" wp14:editId="596DE941">
            <wp:extent cx="3935095" cy="251958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5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03BD" w14:textId="7F5432FB" w:rsidR="00BB5B70" w:rsidRPr="005101F5" w:rsidRDefault="0039354C" w:rsidP="005101F5">
      <w:pPr>
        <w:pStyle w:val="Style1"/>
        <w:rPr>
          <w:rFonts w:cs="Times New Roman"/>
          <w:lang w:val="en-US"/>
        </w:rPr>
      </w:pPr>
      <w:bookmarkStart w:id="96" w:name="_Toc105186915"/>
      <w:r w:rsidRPr="007C3DD9">
        <w:rPr>
          <w:rFonts w:cs="Times New Roman"/>
        </w:rPr>
        <w:t xml:space="preserve">Gambar 3.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Gambar_3. \* ARABIC </w:instrText>
      </w:r>
      <w:r w:rsidR="0085275A" w:rsidRPr="007C3DD9">
        <w:rPr>
          <w:rFonts w:cs="Times New Roman"/>
        </w:rPr>
        <w:fldChar w:fldCharType="separate"/>
      </w:r>
      <w:r w:rsidRPr="007C3DD9">
        <w:rPr>
          <w:rFonts w:cs="Times New Roman"/>
          <w:noProof/>
        </w:rPr>
        <w:t>10</w:t>
      </w:r>
      <w:r w:rsidR="0085275A" w:rsidRPr="007C3DD9">
        <w:rPr>
          <w:rFonts w:cs="Times New Roman"/>
          <w:noProof/>
        </w:rPr>
        <w:fldChar w:fldCharType="end"/>
      </w:r>
      <w:r w:rsidR="00643D96" w:rsidRPr="007C3DD9">
        <w:rPr>
          <w:rFonts w:cs="Times New Roman"/>
          <w:lang w:val="en-US"/>
        </w:rPr>
        <w:t xml:space="preserve"> </w:t>
      </w:r>
      <w:proofErr w:type="spellStart"/>
      <w:r w:rsidR="00643D96" w:rsidRPr="007C3DD9">
        <w:rPr>
          <w:rFonts w:cs="Times New Roman"/>
          <w:lang w:val="en-US"/>
        </w:rPr>
        <w:t>Tampilan</w:t>
      </w:r>
      <w:proofErr w:type="spellEnd"/>
      <w:r w:rsidR="00643D96" w:rsidRPr="007C3DD9">
        <w:rPr>
          <w:rFonts w:cs="Times New Roman"/>
          <w:lang w:val="en-US"/>
        </w:rPr>
        <w:t xml:space="preserve"> Searching NIK</w:t>
      </w:r>
      <w:bookmarkEnd w:id="96"/>
      <w:r w:rsidRPr="007C3DD9">
        <w:rPr>
          <w:rFonts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6D6705FF" wp14:editId="17AD5E9C">
                <wp:simplePos x="0" y="0"/>
                <wp:positionH relativeFrom="column">
                  <wp:posOffset>635000</wp:posOffset>
                </wp:positionH>
                <wp:positionV relativeFrom="paragraph">
                  <wp:posOffset>3175635</wp:posOffset>
                </wp:positionV>
                <wp:extent cx="3935095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E2E12" w14:textId="0D0C42DD" w:rsidR="00922EFA" w:rsidRPr="00643D96" w:rsidRDefault="00922EFA" w:rsidP="0039354C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97" w:name="_Toc105186916"/>
                            <w:r>
                              <w:t xml:space="preserve">Gambar 3. </w:t>
                            </w:r>
                            <w:fldSimple w:instr=" SEQ Gambar_3.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Hasil Searching NIK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705FF" id="Text Box 9" o:spid="_x0000_s1041" type="#_x0000_t202" style="position:absolute;left:0;text-align:left;margin-left:50pt;margin-top:250.05pt;width:309.85pt;height:.0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" stroked="f">
                <v:textbox style="mso-fit-shape-to-text:t" inset="0,0,0,0">
                  <w:txbxContent>
                    <w:p w14:paraId="025E2E12" w14:textId="0D0C42DD" w:rsidR="00922EFA" w:rsidRPr="00643D96" w:rsidRDefault="00922EFA" w:rsidP="0039354C">
                      <w:pPr>
                        <w:pStyle w:val="Caption"/>
                        <w:rPr>
                          <w:lang w:val="en-US"/>
                        </w:rPr>
                      </w:pPr>
                      <w:bookmarkStart w:id="98" w:name="_Toc105186916"/>
                      <w:r>
                        <w:t xml:space="preserve">Gambar 3. </w:t>
                      </w:r>
                      <w:fldSimple w:instr=" SEQ Gambar_3.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Hasil Searching NIK</w:t>
                      </w:r>
                      <w:bookmarkEnd w:id="9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5B70" w:rsidRPr="007C3DD9">
        <w:rPr>
          <w:rFonts w:cs="Times New Roman"/>
          <w:bCs/>
          <w:noProof/>
          <w:sz w:val="24"/>
          <w:szCs w:val="24"/>
          <w:lang w:eastAsia="id-ID"/>
        </w:rPr>
        <w:drawing>
          <wp:anchor distT="0" distB="0" distL="114300" distR="114300" simplePos="0" relativeHeight="251658272" behindDoc="0" locked="0" layoutInCell="1" allowOverlap="1" wp14:anchorId="2DB376ED" wp14:editId="03BC4CEC">
            <wp:simplePos x="0" y="0"/>
            <wp:positionH relativeFrom="page">
              <wp:posOffset>2075180</wp:posOffset>
            </wp:positionH>
            <wp:positionV relativeFrom="paragraph">
              <wp:posOffset>427355</wp:posOffset>
            </wp:positionV>
            <wp:extent cx="3935506" cy="2691586"/>
            <wp:effectExtent l="0" t="0" r="8255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06" cy="2691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678F4" w14:textId="512C7213" w:rsidR="00BB5B70" w:rsidRPr="007C3DD9" w:rsidRDefault="00BB5B70" w:rsidP="00BB5B70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</w:rPr>
      </w:pPr>
    </w:p>
    <w:p w14:paraId="5DA17B9E" w14:textId="7B55D9DA" w:rsidR="00323857" w:rsidRPr="007C3DD9" w:rsidRDefault="00643D96" w:rsidP="00C71F9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279382F2" wp14:editId="7CD216B7">
                <wp:simplePos x="0" y="0"/>
                <wp:positionH relativeFrom="column">
                  <wp:posOffset>524510</wp:posOffset>
                </wp:positionH>
                <wp:positionV relativeFrom="paragraph">
                  <wp:posOffset>2885440</wp:posOffset>
                </wp:positionV>
                <wp:extent cx="399034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20D53" w14:textId="2E423BF0" w:rsidR="00922EFA" w:rsidRPr="00643D96" w:rsidRDefault="00922EFA" w:rsidP="00643D96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99" w:name="_Toc105186898"/>
                            <w:r>
                              <w:t xml:space="preserve">Gambar 4. </w:t>
                            </w:r>
                            <w:fldSimple w:instr=" SEQ Gambar_4.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Diagram Hasil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Pendataan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Penduduk</w:t>
                            </w:r>
                            <w:bookmarkEnd w:id="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382F2" id="_x0000_s1042" type="#_x0000_t202" style="position:absolute;left:0;text-align:left;margin-left:41.3pt;margin-top:227.2pt;width:314.2pt;height:.0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" stroked="f">
                <v:textbox style="mso-fit-shape-to-text:t" inset="0,0,0,0">
                  <w:txbxContent>
                    <w:p w14:paraId="1ED20D53" w14:textId="2E423BF0" w:rsidR="00922EFA" w:rsidRPr="00643D96" w:rsidRDefault="00922EFA" w:rsidP="00643D96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100" w:name="_Toc105186898"/>
                      <w:r>
                        <w:t xml:space="preserve">Gambar 4. </w:t>
                      </w:r>
                      <w:fldSimple w:instr=" SEQ Gambar_4.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 xml:space="preserve"> Diagram Hasil </w:t>
                      </w:r>
                      <w:proofErr w:type="spellStart"/>
                      <w:r>
                        <w:rPr>
                          <w:lang w:val="en-US"/>
                        </w:rPr>
                        <w:t>Pendataan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Penduduk</w:t>
                      </w:r>
                      <w:bookmarkEnd w:id="10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354C" w:rsidRPr="007C3DD9"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58252" behindDoc="0" locked="0" layoutInCell="1" allowOverlap="1" wp14:anchorId="779AD661" wp14:editId="3C0A9195">
            <wp:simplePos x="0" y="0"/>
            <wp:positionH relativeFrom="margin">
              <wp:align>center</wp:align>
            </wp:positionH>
            <wp:positionV relativeFrom="paragraph">
              <wp:posOffset>309147</wp:posOffset>
            </wp:positionV>
            <wp:extent cx="3990340" cy="251968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F96"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7D3BC69F" wp14:editId="6CF283B5">
                <wp:simplePos x="0" y="0"/>
                <wp:positionH relativeFrom="column">
                  <wp:posOffset>599440</wp:posOffset>
                </wp:positionH>
                <wp:positionV relativeFrom="paragraph">
                  <wp:posOffset>2840355</wp:posOffset>
                </wp:positionV>
                <wp:extent cx="3990340" cy="222250"/>
                <wp:effectExtent l="0" t="0" r="0" b="635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34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EE1DA" w14:textId="7228C339" w:rsidR="00922EFA" w:rsidRPr="00C71F96" w:rsidRDefault="00922EFA" w:rsidP="00C71F96">
                            <w:pPr>
                              <w:pStyle w:val="Caption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BC69F" id="Text Box 6" o:spid="_x0000_s1043" type="#_x0000_t202" style="position:absolute;left:0;text-align:left;margin-left:47.2pt;margin-top:223.65pt;width:314.2pt;height:17.5pt;z-index:251658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" stroked="f">
                <v:textbox inset="0,0,0,0">
                  <w:txbxContent>
                    <w:p w14:paraId="284EE1DA" w14:textId="7228C339" w:rsidR="00922EFA" w:rsidRPr="00C71F96" w:rsidRDefault="00922EFA" w:rsidP="00C71F96">
                      <w:pPr>
                        <w:pStyle w:val="Caption"/>
                        <w:rPr>
                          <w:rFonts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5B70"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7990A8EF" wp14:editId="019CCB44">
                <wp:simplePos x="0" y="0"/>
                <wp:positionH relativeFrom="column">
                  <wp:posOffset>594360</wp:posOffset>
                </wp:positionH>
                <wp:positionV relativeFrom="paragraph">
                  <wp:posOffset>2839085</wp:posOffset>
                </wp:positionV>
                <wp:extent cx="3990340" cy="635"/>
                <wp:effectExtent l="0" t="0" r="0" b="0"/>
                <wp:wrapTopAndBottom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3EBB90" w14:textId="1318366E" w:rsidR="00922EFA" w:rsidRPr="002A7528" w:rsidRDefault="00922EFA" w:rsidP="00BB5B70">
                            <w:pPr>
                              <w:pStyle w:val="Caption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0A8EF" id="Text Box 71" o:spid="_x0000_s1044" type="#_x0000_t202" style="position:absolute;left:0;text-align:left;margin-left:46.8pt;margin-top:223.55pt;width:314.2pt;height:.0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" stroked="f">
                <v:textbox style="mso-fit-shape-to-text:t" inset="0,0,0,0">
                  <w:txbxContent>
                    <w:p w14:paraId="173EBB90" w14:textId="1318366E" w:rsidR="00922EFA" w:rsidRPr="002A7528" w:rsidRDefault="00922EFA" w:rsidP="00BB5B70">
                      <w:pPr>
                        <w:pStyle w:val="Caption"/>
                        <w:rPr>
                          <w:rFonts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713B6D"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061E22" w:rsidRPr="007C3DD9">
        <w:rPr>
          <w:rFonts w:ascii="Times New Roman" w:hAnsi="Times New Roman" w:cs="Times New Roman"/>
          <w:b/>
          <w:sz w:val="24"/>
          <w:szCs w:val="24"/>
        </w:rPr>
        <w:t xml:space="preserve"> Menu </w:t>
      </w:r>
      <w:r w:rsidR="004259FA" w:rsidRPr="007C3DD9">
        <w:rPr>
          <w:rFonts w:ascii="Times New Roman" w:hAnsi="Times New Roman" w:cs="Times New Roman"/>
          <w:b/>
          <w:sz w:val="24"/>
          <w:szCs w:val="24"/>
        </w:rPr>
        <w:t xml:space="preserve">Hasil </w:t>
      </w:r>
      <w:proofErr w:type="spellStart"/>
      <w:r w:rsidR="004259FA" w:rsidRPr="007C3DD9">
        <w:rPr>
          <w:rFonts w:ascii="Times New Roman" w:hAnsi="Times New Roman" w:cs="Times New Roman"/>
          <w:b/>
          <w:sz w:val="24"/>
          <w:szCs w:val="24"/>
        </w:rPr>
        <w:t>Pendataan</w:t>
      </w:r>
      <w:proofErr w:type="spellEnd"/>
      <w:r w:rsidR="004259FA" w:rsidRPr="007C3DD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259FA" w:rsidRPr="007C3DD9">
        <w:rPr>
          <w:rFonts w:ascii="Times New Roman" w:hAnsi="Times New Roman" w:cs="Times New Roman"/>
          <w:b/>
          <w:sz w:val="24"/>
          <w:szCs w:val="24"/>
        </w:rPr>
        <w:t>Penduduk</w:t>
      </w:r>
      <w:proofErr w:type="spellEnd"/>
    </w:p>
    <w:p w14:paraId="2D4F921A" w14:textId="512C7213" w:rsidR="008901DB" w:rsidRPr="007C3DD9" w:rsidRDefault="008901DB" w:rsidP="002E5ED2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="00506C3E" w:rsidRPr="007C3DD9">
        <w:rPr>
          <w:rFonts w:ascii="Times New Roman" w:hAnsi="Times New Roman" w:cs="Times New Roman"/>
          <w:bCs/>
          <w:sz w:val="24"/>
          <w:szCs w:val="24"/>
        </w:rPr>
        <w:t>tampilkan</w:t>
      </w:r>
      <w:proofErr w:type="spellEnd"/>
      <w:r w:rsidR="00506C3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11FB7" w:rsidRPr="007C3DD9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="00411FB7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11FB7" w:rsidRPr="007C3DD9">
        <w:rPr>
          <w:rFonts w:ascii="Times New Roman" w:hAnsi="Times New Roman" w:cs="Times New Roman"/>
          <w:bCs/>
          <w:sz w:val="24"/>
          <w:szCs w:val="24"/>
        </w:rPr>
        <w:t>pendataan</w:t>
      </w:r>
      <w:proofErr w:type="spellEnd"/>
      <w:r w:rsidR="00411FB7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4A7E" w:rsidRPr="007C3DD9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="00064A7E" w:rsidRPr="007C3DD9">
        <w:rPr>
          <w:rFonts w:ascii="Times New Roman" w:hAnsi="Times New Roman" w:cs="Times New Roman"/>
          <w:bCs/>
          <w:sz w:val="24"/>
          <w:szCs w:val="24"/>
        </w:rPr>
        <w:t xml:space="preserve"> diagram </w:t>
      </w:r>
      <w:proofErr w:type="spellStart"/>
      <w:r w:rsidR="00064A7E" w:rsidRPr="007C3DD9">
        <w:rPr>
          <w:rFonts w:ascii="Times New Roman" w:hAnsi="Times New Roman" w:cs="Times New Roman"/>
          <w:bCs/>
          <w:sz w:val="24"/>
          <w:szCs w:val="24"/>
        </w:rPr>
        <w:t>batang</w:t>
      </w:r>
      <w:proofErr w:type="spellEnd"/>
      <w:r w:rsidR="00064A7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4A7E" w:rsidRPr="007C3DD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64A7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4A7E" w:rsidRPr="007C3DD9">
        <w:rPr>
          <w:rFonts w:ascii="Times New Roman" w:hAnsi="Times New Roman" w:cs="Times New Roman"/>
          <w:bCs/>
          <w:sz w:val="24"/>
          <w:szCs w:val="24"/>
        </w:rPr>
        <w:t>seluruh</w:t>
      </w:r>
      <w:proofErr w:type="spellEnd"/>
      <w:r w:rsidR="00064A7E"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064A7E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064A7E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064A7E" w:rsidRPr="007C3DD9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="00064A7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4A7E" w:rsidRPr="007C3DD9">
        <w:rPr>
          <w:rFonts w:ascii="Times New Roman" w:hAnsi="Times New Roman" w:cs="Times New Roman"/>
          <w:bCs/>
          <w:sz w:val="24"/>
          <w:szCs w:val="24"/>
        </w:rPr>
        <w:t>mengisi</w:t>
      </w:r>
      <w:proofErr w:type="spellEnd"/>
      <w:r w:rsidR="00064A7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4A7E" w:rsidRPr="007C3DD9">
        <w:rPr>
          <w:rFonts w:ascii="Times New Roman" w:hAnsi="Times New Roman" w:cs="Times New Roman"/>
          <w:bCs/>
          <w:sz w:val="24"/>
          <w:szCs w:val="24"/>
        </w:rPr>
        <w:t>formulir</w:t>
      </w:r>
      <w:proofErr w:type="spellEnd"/>
      <w:r w:rsidR="00064A7E" w:rsidRPr="007C3DD9">
        <w:rPr>
          <w:rFonts w:ascii="Times New Roman" w:hAnsi="Times New Roman" w:cs="Times New Roman"/>
          <w:bCs/>
          <w:sz w:val="24"/>
          <w:szCs w:val="24"/>
        </w:rPr>
        <w:t>.</w:t>
      </w:r>
      <w:r w:rsidR="0067012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7012B" w:rsidRPr="007C3DD9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67012B" w:rsidRPr="007C3DD9">
        <w:rPr>
          <w:rFonts w:ascii="Times New Roman" w:hAnsi="Times New Roman" w:cs="Times New Roman"/>
          <w:bCs/>
          <w:sz w:val="24"/>
          <w:szCs w:val="24"/>
        </w:rPr>
        <w:t xml:space="preserve"> 7 </w:t>
      </w:r>
      <w:proofErr w:type="spellStart"/>
      <w:r w:rsidR="006D265E" w:rsidRPr="007C3DD9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67012B" w:rsidRPr="007C3DD9">
        <w:rPr>
          <w:rFonts w:ascii="Times New Roman" w:hAnsi="Times New Roman" w:cs="Times New Roman"/>
          <w:bCs/>
          <w:sz w:val="24"/>
          <w:szCs w:val="24"/>
        </w:rPr>
        <w:t xml:space="preserve"> diagram</w:t>
      </w:r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kecamatan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, status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hidup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kelamin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usia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, agama,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golongan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darah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, dan status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perkawinan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0E000B59" w14:textId="77777777" w:rsidR="00C71F96" w:rsidRPr="007C3DD9" w:rsidRDefault="00C71F96" w:rsidP="002E5ED2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898D3C" w14:textId="7E9FFFCD" w:rsidR="00B94CAB" w:rsidRPr="007C3DD9" w:rsidRDefault="00643D96" w:rsidP="00B94CAB">
      <w:pPr>
        <w:pStyle w:val="ListParagraph"/>
        <w:numPr>
          <w:ilvl w:val="0"/>
          <w:numId w:val="48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5B25651D" wp14:editId="5C4D12A2">
                <wp:simplePos x="0" y="0"/>
                <wp:positionH relativeFrom="column">
                  <wp:posOffset>803275</wp:posOffset>
                </wp:positionH>
                <wp:positionV relativeFrom="paragraph">
                  <wp:posOffset>2183130</wp:posOffset>
                </wp:positionV>
                <wp:extent cx="343281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2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06CAD3" w14:textId="7C828438" w:rsidR="00922EFA" w:rsidRPr="00643D96" w:rsidRDefault="00922EFA" w:rsidP="00643D96">
                            <w:pPr>
                              <w:pStyle w:val="Caption"/>
                              <w:rPr>
                                <w:rFonts w:cs="Times New Roman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01" w:name="_Toc105186899"/>
                            <w:r>
                              <w:t xml:space="preserve">Gambar 4. </w:t>
                            </w:r>
                            <w:fldSimple w:instr=" SEQ Gambar_4.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Diagram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Kecamatan</w:t>
                            </w:r>
                            <w:bookmarkEnd w:id="10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5651D" id="_x0000_s1045" type="#_x0000_t202" style="position:absolute;left:0;text-align:left;margin-left:63.25pt;margin-top:171.9pt;width:270.3pt;height:.05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" stroked="f">
                <v:textbox style="mso-fit-shape-to-text:t" inset="0,0,0,0">
                  <w:txbxContent>
                    <w:p w14:paraId="6B06CAD3" w14:textId="7C828438" w:rsidR="00922EFA" w:rsidRPr="00643D96" w:rsidRDefault="00922EFA" w:rsidP="00643D96">
                      <w:pPr>
                        <w:pStyle w:val="Caption"/>
                        <w:rPr>
                          <w:rFonts w:cs="Times New Roman"/>
                          <w:bCs/>
                          <w:sz w:val="24"/>
                          <w:szCs w:val="24"/>
                          <w:lang w:val="en-US"/>
                        </w:rPr>
                      </w:pPr>
                      <w:bookmarkStart w:id="102" w:name="_Toc105186899"/>
                      <w:r>
                        <w:t xml:space="preserve">Gambar 4. </w:t>
                      </w:r>
                      <w:fldSimple w:instr=" SEQ Gambar_4.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 xml:space="preserve"> Diagram </w:t>
                      </w:r>
                      <w:proofErr w:type="spellStart"/>
                      <w:r>
                        <w:rPr>
                          <w:lang w:val="en-US"/>
                        </w:rPr>
                        <w:t>Kecamatan</w:t>
                      </w:r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354C" w:rsidRPr="007C3DD9">
        <w:rPr>
          <w:rFonts w:ascii="Times New Roman" w:hAnsi="Times New Roman" w:cs="Times New Roman"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53" behindDoc="0" locked="0" layoutInCell="1" allowOverlap="1" wp14:anchorId="5677A577" wp14:editId="48F03119">
            <wp:simplePos x="0" y="0"/>
            <wp:positionH relativeFrom="margin">
              <wp:align>center</wp:align>
            </wp:positionH>
            <wp:positionV relativeFrom="paragraph">
              <wp:posOffset>326878</wp:posOffset>
            </wp:positionV>
            <wp:extent cx="3433083" cy="180000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0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kecamatan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1DBD17FC" w14:textId="197B3596" w:rsidR="00E53F00" w:rsidRPr="007C3DD9" w:rsidRDefault="00E53F00" w:rsidP="00E53F0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4B9BAD" w14:textId="307F7D43" w:rsidR="00B94CAB" w:rsidRPr="007C3DD9" w:rsidRDefault="00400B4B" w:rsidP="00B94CAB">
      <w:pPr>
        <w:pStyle w:val="ListParagraph"/>
        <w:numPr>
          <w:ilvl w:val="0"/>
          <w:numId w:val="48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25F54CE2" wp14:editId="41E275C7">
                <wp:simplePos x="0" y="0"/>
                <wp:positionH relativeFrom="column">
                  <wp:posOffset>800735</wp:posOffset>
                </wp:positionH>
                <wp:positionV relativeFrom="paragraph">
                  <wp:posOffset>2117090</wp:posOffset>
                </wp:positionV>
                <wp:extent cx="3437890" cy="635"/>
                <wp:effectExtent l="0" t="0" r="0" b="0"/>
                <wp:wrapTopAndBottom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7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FD522" w14:textId="380B597F" w:rsidR="00922EFA" w:rsidRPr="00643D96" w:rsidRDefault="00922EFA" w:rsidP="00400B4B">
                            <w:pPr>
                              <w:pStyle w:val="Caption"/>
                              <w:rPr>
                                <w:rFonts w:cs="Times New Roman"/>
                                <w:bCs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03" w:name="_Toc105186900"/>
                            <w:r>
                              <w:t xml:space="preserve">Gambar 4. </w:t>
                            </w:r>
                            <w:fldSimple w:instr=" SEQ Gambar_4.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Diagram Status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Hidup</w:t>
                            </w:r>
                            <w:bookmarkEnd w:id="10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54CE2" id="Text Box 73" o:spid="_x0000_s1046" type="#_x0000_t202" style="position:absolute;left:0;text-align:left;margin-left:63.05pt;margin-top:166.7pt;width:270.7pt;height:.0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" stroked="f">
                <v:textbox style="mso-fit-shape-to-text:t" inset="0,0,0,0">
                  <w:txbxContent>
                    <w:p w14:paraId="769FD522" w14:textId="380B597F" w:rsidR="00922EFA" w:rsidRPr="00643D96" w:rsidRDefault="00922EFA" w:rsidP="00400B4B">
                      <w:pPr>
                        <w:pStyle w:val="Caption"/>
                        <w:rPr>
                          <w:rFonts w:cs="Times New Roman"/>
                          <w:bCs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04" w:name="_Toc105186900"/>
                      <w:r>
                        <w:t xml:space="preserve">Gambar 4. </w:t>
                      </w:r>
                      <w:fldSimple w:instr=" SEQ Gambar_4.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n-US"/>
                        </w:rPr>
                        <w:t xml:space="preserve"> Diagram Status </w:t>
                      </w:r>
                      <w:proofErr w:type="spellStart"/>
                      <w:r>
                        <w:rPr>
                          <w:lang w:val="en-US"/>
                        </w:rPr>
                        <w:t>Hidup</w:t>
                      </w:r>
                      <w:bookmarkEnd w:id="10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02B3" w:rsidRPr="007C3DD9">
        <w:rPr>
          <w:rFonts w:ascii="Times New Roman" w:hAnsi="Times New Roman" w:cs="Times New Roman"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54" behindDoc="0" locked="0" layoutInCell="1" allowOverlap="1" wp14:anchorId="716D3114" wp14:editId="4920CFF1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3437890" cy="179959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 status </w:t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hidup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0A59F68A" w14:textId="20BACDE3" w:rsidR="00E53F00" w:rsidRPr="007C3DD9" w:rsidRDefault="00E53F00" w:rsidP="00E53F0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3AAC97" w14:textId="568B7539" w:rsidR="00B94CAB" w:rsidRPr="007C3DD9" w:rsidRDefault="00400B4B" w:rsidP="00B94CAB">
      <w:pPr>
        <w:pStyle w:val="ListParagraph"/>
        <w:numPr>
          <w:ilvl w:val="0"/>
          <w:numId w:val="48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3F1CEE50" wp14:editId="6649782A">
                <wp:simplePos x="0" y="0"/>
                <wp:positionH relativeFrom="column">
                  <wp:posOffset>785495</wp:posOffset>
                </wp:positionH>
                <wp:positionV relativeFrom="paragraph">
                  <wp:posOffset>2103755</wp:posOffset>
                </wp:positionV>
                <wp:extent cx="3469005" cy="635"/>
                <wp:effectExtent l="0" t="0" r="0" b="0"/>
                <wp:wrapTopAndBottom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9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62BB2" w14:textId="6B31E512" w:rsidR="00922EFA" w:rsidRPr="0039354C" w:rsidRDefault="00922EFA" w:rsidP="00400B4B">
                            <w:pPr>
                              <w:pStyle w:val="Caption"/>
                              <w:rPr>
                                <w:rFonts w:cs="Times New Roman"/>
                                <w:bCs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05" w:name="_Toc105186901"/>
                            <w:r>
                              <w:t xml:space="preserve">Gambar 4. </w:t>
                            </w:r>
                            <w:fldSimple w:instr=" SEQ Gambar_4.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Diagram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Jenis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Kelamin</w:t>
                            </w:r>
                            <w:bookmarkEnd w:id="10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CEE50" id="Text Box 74" o:spid="_x0000_s1047" type="#_x0000_t202" style="position:absolute;left:0;text-align:left;margin-left:61.85pt;margin-top:165.65pt;width:273.15pt;height:.0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" stroked="f">
                <v:textbox style="mso-fit-shape-to-text:t" inset="0,0,0,0">
                  <w:txbxContent>
                    <w:p w14:paraId="26762BB2" w14:textId="6B31E512" w:rsidR="00922EFA" w:rsidRPr="0039354C" w:rsidRDefault="00922EFA" w:rsidP="00400B4B">
                      <w:pPr>
                        <w:pStyle w:val="Caption"/>
                        <w:rPr>
                          <w:rFonts w:cs="Times New Roman"/>
                          <w:bCs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06" w:name="_Toc105186901"/>
                      <w:r>
                        <w:t xml:space="preserve">Gambar 4. </w:t>
                      </w:r>
                      <w:fldSimple w:instr=" SEQ Gambar_4.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 xml:space="preserve"> Diagram </w:t>
                      </w:r>
                      <w:proofErr w:type="spellStart"/>
                      <w:r>
                        <w:rPr>
                          <w:lang w:val="en-US"/>
                        </w:rPr>
                        <w:t>Jenis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Kelamin</w:t>
                      </w:r>
                      <w:bookmarkEnd w:id="10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02B3" w:rsidRPr="007C3DD9">
        <w:rPr>
          <w:rFonts w:ascii="Times New Roman" w:hAnsi="Times New Roman" w:cs="Times New Roman"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55" behindDoc="0" locked="0" layoutInCell="1" allowOverlap="1" wp14:anchorId="31C2B7B6" wp14:editId="449453C0">
            <wp:simplePos x="0" y="0"/>
            <wp:positionH relativeFrom="margin">
              <wp:align>center</wp:align>
            </wp:positionH>
            <wp:positionV relativeFrom="paragraph">
              <wp:posOffset>247127</wp:posOffset>
            </wp:positionV>
            <wp:extent cx="3469173" cy="180000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17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4CAB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B94CA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kelamin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722634" w14:textId="1C1D2274" w:rsidR="005B7B44" w:rsidRPr="007C3DD9" w:rsidRDefault="005B7B44" w:rsidP="005B7B44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D74828" w14:textId="078E8C7D" w:rsidR="00EB1F06" w:rsidRPr="007C3DD9" w:rsidRDefault="00400B4B" w:rsidP="00B94CAB">
      <w:pPr>
        <w:pStyle w:val="ListParagraph"/>
        <w:numPr>
          <w:ilvl w:val="0"/>
          <w:numId w:val="48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02B04100" wp14:editId="6EC6329C">
                <wp:simplePos x="0" y="0"/>
                <wp:positionH relativeFrom="column">
                  <wp:posOffset>763270</wp:posOffset>
                </wp:positionH>
                <wp:positionV relativeFrom="paragraph">
                  <wp:posOffset>2080260</wp:posOffset>
                </wp:positionV>
                <wp:extent cx="3513455" cy="635"/>
                <wp:effectExtent l="0" t="0" r="0" b="0"/>
                <wp:wrapTopAndBottom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57565B" w14:textId="48A0C24D" w:rsidR="00922EFA" w:rsidRPr="0039354C" w:rsidRDefault="00922EFA" w:rsidP="00400B4B">
                            <w:pPr>
                              <w:pStyle w:val="Caption"/>
                              <w:rPr>
                                <w:rFonts w:cs="Times New Roman"/>
                                <w:bCs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07" w:name="_Toc105186902"/>
                            <w:r>
                              <w:t xml:space="preserve">Gambar 4. </w:t>
                            </w:r>
                            <w:fldSimple w:instr=" SEQ Gambar_4.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Diagram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Usia</w:t>
                            </w:r>
                            <w:bookmarkEnd w:id="10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04100" id="Text Box 81" o:spid="_x0000_s1048" type="#_x0000_t202" style="position:absolute;left:0;text-align:left;margin-left:60.1pt;margin-top:163.8pt;width:276.65pt;height:.0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JnuGwIAAEA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" stroked="f">
                <v:textbox style="mso-fit-shape-to-text:t" inset="0,0,0,0">
                  <w:txbxContent>
                    <w:p w14:paraId="6357565B" w14:textId="48A0C24D" w:rsidR="00922EFA" w:rsidRPr="0039354C" w:rsidRDefault="00922EFA" w:rsidP="00400B4B">
                      <w:pPr>
                        <w:pStyle w:val="Caption"/>
                        <w:rPr>
                          <w:rFonts w:cs="Times New Roman"/>
                          <w:bCs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08" w:name="_Toc105186902"/>
                      <w:r>
                        <w:t xml:space="preserve">Gambar 4. </w:t>
                      </w:r>
                      <w:fldSimple w:instr=" SEQ Gambar_4.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lang w:val="en-US"/>
                        </w:rPr>
                        <w:t xml:space="preserve"> Diagram </w:t>
                      </w:r>
                      <w:proofErr w:type="spellStart"/>
                      <w:r>
                        <w:rPr>
                          <w:lang w:val="en-US"/>
                        </w:rPr>
                        <w:t>Usia</w:t>
                      </w:r>
                      <w:bookmarkEnd w:id="10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02B3" w:rsidRPr="007C3DD9">
        <w:rPr>
          <w:rFonts w:ascii="Times New Roman" w:hAnsi="Times New Roman" w:cs="Times New Roman"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56" behindDoc="0" locked="0" layoutInCell="1" allowOverlap="1" wp14:anchorId="007AA266" wp14:editId="3A15B6C0">
            <wp:simplePos x="0" y="0"/>
            <wp:positionH relativeFrom="margin">
              <wp:align>center</wp:align>
            </wp:positionH>
            <wp:positionV relativeFrom="paragraph">
              <wp:posOffset>223856</wp:posOffset>
            </wp:positionV>
            <wp:extent cx="3513455" cy="179959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usia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7742F710" w14:textId="3A942621" w:rsidR="00E56927" w:rsidRPr="007C3DD9" w:rsidRDefault="00E56927" w:rsidP="00E5692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AF284A" w14:textId="7B7B40BE" w:rsidR="00EB1F06" w:rsidRPr="007C3DD9" w:rsidRDefault="00400B4B" w:rsidP="00B94CAB">
      <w:pPr>
        <w:pStyle w:val="ListParagraph"/>
        <w:numPr>
          <w:ilvl w:val="0"/>
          <w:numId w:val="48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426FAA3E" wp14:editId="5AF4EB74">
                <wp:simplePos x="0" y="0"/>
                <wp:positionH relativeFrom="column">
                  <wp:posOffset>767080</wp:posOffset>
                </wp:positionH>
                <wp:positionV relativeFrom="paragraph">
                  <wp:posOffset>2098040</wp:posOffset>
                </wp:positionV>
                <wp:extent cx="3505835" cy="635"/>
                <wp:effectExtent l="0" t="0" r="0" b="0"/>
                <wp:wrapTopAndBottom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2BA9E" w14:textId="411136A1" w:rsidR="00922EFA" w:rsidRPr="0039354C" w:rsidRDefault="00922EFA" w:rsidP="00400B4B">
                            <w:pPr>
                              <w:pStyle w:val="Caption"/>
                              <w:rPr>
                                <w:rFonts w:cs="Times New Roman"/>
                                <w:bCs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09" w:name="_Toc105186903"/>
                            <w:r>
                              <w:t xml:space="preserve">Gambar 4. </w:t>
                            </w:r>
                            <w:fldSimple w:instr=" SEQ Gambar_4.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Diagram Agama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FAA3E" id="Text Box 83" o:spid="_x0000_s1049" type="#_x0000_t202" style="position:absolute;left:0;text-align:left;margin-left:60.4pt;margin-top:165.2pt;width:276.05pt;height:.0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" stroked="f">
                <v:textbox style="mso-fit-shape-to-text:t" inset="0,0,0,0">
                  <w:txbxContent>
                    <w:p w14:paraId="4DC2BA9E" w14:textId="411136A1" w:rsidR="00922EFA" w:rsidRPr="0039354C" w:rsidRDefault="00922EFA" w:rsidP="00400B4B">
                      <w:pPr>
                        <w:pStyle w:val="Caption"/>
                        <w:rPr>
                          <w:rFonts w:cs="Times New Roman"/>
                          <w:bCs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10" w:name="_Toc105186903"/>
                      <w:r>
                        <w:t xml:space="preserve">Gambar 4. </w:t>
                      </w:r>
                      <w:fldSimple w:instr=" SEQ Gambar_4.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US"/>
                        </w:rPr>
                        <w:t xml:space="preserve"> Diagram Agama</w:t>
                      </w:r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02B3" w:rsidRPr="007C3DD9">
        <w:rPr>
          <w:rFonts w:ascii="Times New Roman" w:hAnsi="Times New Roman" w:cs="Times New Roman"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57" behindDoc="0" locked="0" layoutInCell="1" allowOverlap="1" wp14:anchorId="6D9056F8" wp14:editId="563C495D">
            <wp:simplePos x="0" y="0"/>
            <wp:positionH relativeFrom="margin">
              <wp:align>center</wp:align>
            </wp:positionH>
            <wp:positionV relativeFrom="paragraph">
              <wp:posOffset>241786</wp:posOffset>
            </wp:positionV>
            <wp:extent cx="3505835" cy="179959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 xml:space="preserve"> agama.</w:t>
      </w:r>
    </w:p>
    <w:p w14:paraId="0CEBFB1B" w14:textId="2ED4F128" w:rsidR="008A5C89" w:rsidRPr="007C3DD9" w:rsidRDefault="008A5C89" w:rsidP="008A5C89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78082FD" w14:textId="62372B56" w:rsidR="003702B3" w:rsidRPr="007C3DD9" w:rsidRDefault="00400B4B" w:rsidP="007546C4">
      <w:pPr>
        <w:pStyle w:val="ListParagraph"/>
        <w:numPr>
          <w:ilvl w:val="0"/>
          <w:numId w:val="48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79866359" wp14:editId="5C69F386">
                <wp:simplePos x="0" y="0"/>
                <wp:positionH relativeFrom="column">
                  <wp:posOffset>744855</wp:posOffset>
                </wp:positionH>
                <wp:positionV relativeFrom="paragraph">
                  <wp:posOffset>2120265</wp:posOffset>
                </wp:positionV>
                <wp:extent cx="3549650" cy="635"/>
                <wp:effectExtent l="0" t="0" r="0" b="0"/>
                <wp:wrapTopAndBottom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82FD3A" w14:textId="42DD98EC" w:rsidR="00922EFA" w:rsidRPr="0039354C" w:rsidRDefault="00922EFA" w:rsidP="00400B4B">
                            <w:pPr>
                              <w:pStyle w:val="Caption"/>
                              <w:rPr>
                                <w:rFonts w:cs="Times New Roman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11" w:name="_Toc105186904"/>
                            <w:r>
                              <w:t xml:space="preserve">Gambar 4. </w:t>
                            </w:r>
                            <w:fldSimple w:instr=" SEQ Gambar_4.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Diagram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Golongan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Darah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66359" id="Text Box 84" o:spid="_x0000_s1050" type="#_x0000_t202" style="position:absolute;left:0;text-align:left;margin-left:58.65pt;margin-top:166.95pt;width:279.5pt;height:.0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" stroked="f">
                <v:textbox style="mso-fit-shape-to-text:t" inset="0,0,0,0">
                  <w:txbxContent>
                    <w:p w14:paraId="7582FD3A" w14:textId="42DD98EC" w:rsidR="00922EFA" w:rsidRPr="0039354C" w:rsidRDefault="00922EFA" w:rsidP="00400B4B">
                      <w:pPr>
                        <w:pStyle w:val="Caption"/>
                        <w:rPr>
                          <w:rFonts w:cs="Times New Roman"/>
                          <w:bCs/>
                          <w:sz w:val="24"/>
                          <w:szCs w:val="24"/>
                          <w:lang w:val="en-US"/>
                        </w:rPr>
                      </w:pPr>
                      <w:bookmarkStart w:id="112" w:name="_Toc105186904"/>
                      <w:r>
                        <w:t xml:space="preserve">Gambar 4. </w:t>
                      </w:r>
                      <w:fldSimple w:instr=" SEQ Gambar_4.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en-US"/>
                        </w:rPr>
                        <w:t xml:space="preserve"> Diagram </w:t>
                      </w:r>
                      <w:proofErr w:type="spellStart"/>
                      <w:r>
                        <w:rPr>
                          <w:lang w:val="en-US"/>
                        </w:rPr>
                        <w:t>Golongan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Darah</w:t>
                      </w:r>
                      <w:bookmarkEnd w:id="11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3DD9">
        <w:rPr>
          <w:rFonts w:ascii="Times New Roman" w:hAnsi="Times New Roman" w:cs="Times New Roman"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78" behindDoc="0" locked="0" layoutInCell="1" allowOverlap="1" wp14:anchorId="5D7F1710" wp14:editId="618A9B1D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3549650" cy="179959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golongan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darah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3E13466C" w14:textId="0F240B78" w:rsidR="007546C4" w:rsidRPr="007C3DD9" w:rsidRDefault="007546C4" w:rsidP="007546C4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816D5C" w14:textId="2A9F5546" w:rsidR="00D440F3" w:rsidRPr="007C3DD9" w:rsidRDefault="00400B4B" w:rsidP="00354680">
      <w:pPr>
        <w:pStyle w:val="ListParagraph"/>
        <w:numPr>
          <w:ilvl w:val="0"/>
          <w:numId w:val="48"/>
        </w:numPr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3D971DE5" wp14:editId="4664E025">
                <wp:simplePos x="0" y="0"/>
                <wp:positionH relativeFrom="column">
                  <wp:posOffset>757555</wp:posOffset>
                </wp:positionH>
                <wp:positionV relativeFrom="paragraph">
                  <wp:posOffset>2131060</wp:posOffset>
                </wp:positionV>
                <wp:extent cx="3517900" cy="635"/>
                <wp:effectExtent l="0" t="0" r="0" b="0"/>
                <wp:wrapTopAndBottom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56E439" w14:textId="35F49F16" w:rsidR="00922EFA" w:rsidRPr="0039354C" w:rsidRDefault="00922EFA" w:rsidP="00400B4B">
                            <w:pPr>
                              <w:pStyle w:val="Caption"/>
                              <w:rPr>
                                <w:rFonts w:cs="Times New Roman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13" w:name="_Toc105186905"/>
                            <w:r>
                              <w:t xml:space="preserve">Gambar 4. </w:t>
                            </w:r>
                            <w:fldSimple w:instr=" SEQ Gambar_4.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Diagram Status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Perkawinan</w:t>
                            </w:r>
                            <w:bookmarkEnd w:id="1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71DE5" id="Text Box 85" o:spid="_x0000_s1051" type="#_x0000_t202" style="position:absolute;left:0;text-align:left;margin-left:59.65pt;margin-top:167.8pt;width:277pt;height:.0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" stroked="f">
                <v:textbox style="mso-fit-shape-to-text:t" inset="0,0,0,0">
                  <w:txbxContent>
                    <w:p w14:paraId="6456E439" w14:textId="35F49F16" w:rsidR="00922EFA" w:rsidRPr="0039354C" w:rsidRDefault="00922EFA" w:rsidP="00400B4B">
                      <w:pPr>
                        <w:pStyle w:val="Caption"/>
                        <w:rPr>
                          <w:rFonts w:cs="Times New Roman"/>
                          <w:bCs/>
                          <w:sz w:val="24"/>
                          <w:szCs w:val="24"/>
                          <w:lang w:val="en-US"/>
                        </w:rPr>
                      </w:pPr>
                      <w:bookmarkStart w:id="114" w:name="_Toc105186905"/>
                      <w:r>
                        <w:t xml:space="preserve">Gambar 4. </w:t>
                      </w:r>
                      <w:fldSimple w:instr=" SEQ Gambar_4.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lang w:val="en-US"/>
                        </w:rPr>
                        <w:t xml:space="preserve"> Diagram Status </w:t>
                      </w:r>
                      <w:proofErr w:type="spellStart"/>
                      <w:r>
                        <w:rPr>
                          <w:lang w:val="en-US"/>
                        </w:rPr>
                        <w:t>Perkawinan</w:t>
                      </w:r>
                      <w:bookmarkEnd w:id="11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3DD9">
        <w:rPr>
          <w:rFonts w:ascii="Times New Roman" w:hAnsi="Times New Roman" w:cs="Times New Roman"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79" behindDoc="0" locked="0" layoutInCell="1" allowOverlap="1" wp14:anchorId="28FE334D" wp14:editId="0ED22418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3518182" cy="1800000"/>
            <wp:effectExtent l="0" t="0" r="635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1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 xml:space="preserve"> status </w:t>
      </w:r>
      <w:proofErr w:type="spellStart"/>
      <w:r w:rsidR="00EB1F06" w:rsidRPr="007C3DD9">
        <w:rPr>
          <w:rFonts w:ascii="Times New Roman" w:hAnsi="Times New Roman" w:cs="Times New Roman"/>
          <w:bCs/>
          <w:sz w:val="24"/>
          <w:szCs w:val="24"/>
        </w:rPr>
        <w:t>perkawinan</w:t>
      </w:r>
      <w:proofErr w:type="spellEnd"/>
      <w:r w:rsidR="00EB1F06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BFBE84B" w14:textId="007400CB" w:rsidR="00354680" w:rsidRPr="007C3DD9" w:rsidRDefault="00354680" w:rsidP="0035468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15BA1D" w14:textId="77777777" w:rsidR="00C71F96" w:rsidRPr="007C3DD9" w:rsidRDefault="002C72C7" w:rsidP="00C71F96">
      <w:pPr>
        <w:pStyle w:val="ListParagraph"/>
        <w:keepNext/>
        <w:numPr>
          <w:ilvl w:val="0"/>
          <w:numId w:val="4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83B18" w:rsidRPr="007C3DD9">
        <w:rPr>
          <w:rFonts w:ascii="Times New Roman" w:hAnsi="Times New Roman" w:cs="Times New Roman"/>
          <w:b/>
          <w:sz w:val="24"/>
          <w:szCs w:val="24"/>
        </w:rPr>
        <w:t xml:space="preserve">Menu </w:t>
      </w:r>
      <w:proofErr w:type="spellStart"/>
      <w:r w:rsidR="00683B18" w:rsidRPr="007C3DD9">
        <w:rPr>
          <w:rFonts w:ascii="Times New Roman" w:hAnsi="Times New Roman" w:cs="Times New Roman"/>
          <w:b/>
          <w:sz w:val="24"/>
          <w:szCs w:val="24"/>
        </w:rPr>
        <w:t>Perbarui</w:t>
      </w:r>
      <w:proofErr w:type="spellEnd"/>
      <w:r w:rsidR="00683B18" w:rsidRPr="007C3DD9">
        <w:rPr>
          <w:rFonts w:ascii="Times New Roman" w:hAnsi="Times New Roman" w:cs="Times New Roman"/>
          <w:b/>
          <w:sz w:val="24"/>
          <w:szCs w:val="24"/>
        </w:rPr>
        <w:t xml:space="preserve"> Status </w:t>
      </w:r>
      <w:proofErr w:type="spellStart"/>
      <w:r w:rsidR="00683B18" w:rsidRPr="007C3DD9">
        <w:rPr>
          <w:rFonts w:ascii="Times New Roman" w:hAnsi="Times New Roman" w:cs="Times New Roman"/>
          <w:b/>
          <w:sz w:val="24"/>
          <w:szCs w:val="24"/>
        </w:rPr>
        <w:t>Hidu</w:t>
      </w:r>
      <w:r w:rsidR="006C3AC4" w:rsidRPr="007C3DD9">
        <w:rPr>
          <w:rFonts w:ascii="Times New Roman" w:hAnsi="Times New Roman" w:cs="Times New Roman"/>
          <w:b/>
          <w:sz w:val="24"/>
          <w:szCs w:val="24"/>
        </w:rPr>
        <w:t>p</w:t>
      </w:r>
      <w:proofErr w:type="spellEnd"/>
      <w:r w:rsidR="00CE215C"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68015633" wp14:editId="03893B55">
            <wp:extent cx="4025900" cy="2519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948" r="924"/>
                    <a:stretch/>
                  </pic:blipFill>
                  <pic:spPr bwMode="auto">
                    <a:xfrm>
                      <a:off x="0" y="0"/>
                      <a:ext cx="4026417" cy="252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DEA54" w14:textId="09E2562B" w:rsidR="00400B4B" w:rsidRPr="007C3DD9" w:rsidRDefault="00C71F96" w:rsidP="00C71F96">
      <w:pPr>
        <w:pStyle w:val="Style1"/>
        <w:rPr>
          <w:rFonts w:cs="Times New Roman"/>
        </w:rPr>
      </w:pPr>
      <w:bookmarkStart w:id="115" w:name="_Toc105186895"/>
      <w:r w:rsidRPr="007C3DD9">
        <w:rPr>
          <w:rFonts w:cs="Times New Roman"/>
        </w:rPr>
        <w:t xml:space="preserve">Gambar 5.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Gambar_5. \* ARABIC </w:instrText>
      </w:r>
      <w:r w:rsidR="0085275A" w:rsidRPr="007C3DD9">
        <w:rPr>
          <w:rFonts w:cs="Times New Roman"/>
        </w:rPr>
        <w:fldChar w:fldCharType="separate"/>
      </w:r>
      <w:r w:rsidRPr="007C3DD9">
        <w:rPr>
          <w:rFonts w:cs="Times New Roman"/>
          <w:noProof/>
        </w:rPr>
        <w:t>1</w:t>
      </w:r>
      <w:r w:rsidR="0085275A" w:rsidRPr="007C3DD9">
        <w:rPr>
          <w:rFonts w:cs="Times New Roman"/>
          <w:noProof/>
        </w:rPr>
        <w:fldChar w:fldCharType="end"/>
      </w:r>
      <w:r w:rsidRPr="007C3DD9">
        <w:rPr>
          <w:rFonts w:cs="Times New Roman"/>
          <w:lang w:val="en-US"/>
        </w:rPr>
        <w:t xml:space="preserve"> </w:t>
      </w:r>
      <w:proofErr w:type="spellStart"/>
      <w:r w:rsidRPr="007C3DD9">
        <w:rPr>
          <w:rFonts w:cs="Times New Roman"/>
          <w:lang w:val="en-US"/>
        </w:rPr>
        <w:t>Tampilan</w:t>
      </w:r>
      <w:proofErr w:type="spellEnd"/>
      <w:r w:rsidRPr="007C3DD9">
        <w:rPr>
          <w:rFonts w:cs="Times New Roman"/>
          <w:lang w:val="en-US"/>
        </w:rPr>
        <w:t xml:space="preserve"> Menu </w:t>
      </w:r>
      <w:proofErr w:type="spellStart"/>
      <w:r w:rsidRPr="007C3DD9">
        <w:rPr>
          <w:rFonts w:cs="Times New Roman"/>
          <w:lang w:val="en-US"/>
        </w:rPr>
        <w:t>Ubah</w:t>
      </w:r>
      <w:proofErr w:type="spellEnd"/>
      <w:r w:rsidRPr="007C3DD9">
        <w:rPr>
          <w:rFonts w:cs="Times New Roman"/>
          <w:lang w:val="en-US"/>
        </w:rPr>
        <w:t xml:space="preserve"> Status </w:t>
      </w:r>
      <w:proofErr w:type="spellStart"/>
      <w:r w:rsidRPr="007C3DD9">
        <w:rPr>
          <w:rFonts w:cs="Times New Roman"/>
          <w:lang w:val="en-US"/>
        </w:rPr>
        <w:t>Hidup</w:t>
      </w:r>
      <w:bookmarkEnd w:id="115"/>
      <w:proofErr w:type="spellEnd"/>
    </w:p>
    <w:p w14:paraId="37B6072E" w14:textId="512C7213" w:rsidR="00400B4B" w:rsidRPr="007C3DD9" w:rsidRDefault="00400B4B" w:rsidP="00400B4B">
      <w:pPr>
        <w:pStyle w:val="ListParagraph"/>
        <w:keepNext/>
        <w:spacing w:line="360" w:lineRule="auto"/>
        <w:ind w:left="540"/>
        <w:rPr>
          <w:rFonts w:ascii="Times New Roman" w:hAnsi="Times New Roman" w:cs="Times New Roman"/>
        </w:rPr>
      </w:pPr>
    </w:p>
    <w:p w14:paraId="1D006E71" w14:textId="512C7213" w:rsidR="00CE215C" w:rsidRPr="007C3DD9" w:rsidRDefault="00536861" w:rsidP="002F7055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6C108C" w:rsidRPr="007C3DD9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perbarui</w:t>
      </w:r>
      <w:proofErr w:type="spellEnd"/>
      <w:r w:rsidR="006C108C" w:rsidRPr="007C3DD9">
        <w:rPr>
          <w:rFonts w:ascii="Times New Roman" w:hAnsi="Times New Roman" w:cs="Times New Roman"/>
          <w:bCs/>
          <w:sz w:val="24"/>
          <w:szCs w:val="24"/>
        </w:rPr>
        <w:t xml:space="preserve"> status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hidup</w:t>
      </w:r>
      <w:proofErr w:type="spellEnd"/>
      <w:r w:rsidR="006C108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6C108C" w:rsidRPr="007C3DD9">
        <w:rPr>
          <w:rFonts w:ascii="Times New Roman" w:hAnsi="Times New Roman" w:cs="Times New Roman"/>
          <w:bCs/>
          <w:sz w:val="24"/>
          <w:szCs w:val="24"/>
        </w:rPr>
        <w:t xml:space="preserve">. Pada menu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C108C" w:rsidRPr="007C3DD9">
        <w:rPr>
          <w:rFonts w:ascii="Times New Roman" w:hAnsi="Times New Roman" w:cs="Times New Roman"/>
          <w:bCs/>
          <w:sz w:val="24"/>
          <w:szCs w:val="24"/>
        </w:rPr>
        <w:t xml:space="preserve">, user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6C108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diminta</w:t>
      </w:r>
      <w:proofErr w:type="spellEnd"/>
      <w:r w:rsidR="006C108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memasukkan</w:t>
      </w:r>
      <w:proofErr w:type="spellEnd"/>
      <w:r w:rsidR="006C108C" w:rsidRPr="007C3DD9">
        <w:rPr>
          <w:rFonts w:ascii="Times New Roman" w:hAnsi="Times New Roman" w:cs="Times New Roman"/>
          <w:bCs/>
          <w:sz w:val="24"/>
          <w:szCs w:val="24"/>
        </w:rPr>
        <w:t xml:space="preserve"> NIK yang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6C108C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108C" w:rsidRPr="007C3DD9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="007B4B1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4B1B" w:rsidRPr="007C3DD9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7B4B1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4B1B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B4B1B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B4B1B" w:rsidRPr="007C3DD9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="007B4B1B"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9053DE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9053D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53DE" w:rsidRPr="007C3DD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9053DE" w:rsidRPr="007C3DD9">
        <w:rPr>
          <w:rFonts w:ascii="Times New Roman" w:hAnsi="Times New Roman" w:cs="Times New Roman"/>
          <w:bCs/>
          <w:sz w:val="24"/>
          <w:szCs w:val="24"/>
        </w:rPr>
        <w:t xml:space="preserve"> NIK </w:t>
      </w:r>
      <w:proofErr w:type="spellStart"/>
      <w:r w:rsidR="009053DE" w:rsidRPr="007C3DD9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9053DE" w:rsidRPr="007C3DD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9053DE" w:rsidRPr="007C3DD9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9053D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53DE"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9053D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53DE" w:rsidRPr="007C3DD9">
        <w:rPr>
          <w:rFonts w:ascii="Times New Roman" w:hAnsi="Times New Roman" w:cs="Times New Roman"/>
          <w:bCs/>
          <w:sz w:val="24"/>
          <w:szCs w:val="24"/>
        </w:rPr>
        <w:t>melanjutkan</w:t>
      </w:r>
      <w:proofErr w:type="spellEnd"/>
      <w:r w:rsidR="009053DE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53DE" w:rsidRPr="007C3DD9">
        <w:rPr>
          <w:rFonts w:ascii="Times New Roman" w:hAnsi="Times New Roman" w:cs="Times New Roman"/>
          <w:bCs/>
          <w:sz w:val="24"/>
          <w:szCs w:val="24"/>
        </w:rPr>
        <w:t>perubahan</w:t>
      </w:r>
      <w:proofErr w:type="spellEnd"/>
      <w:r w:rsidR="009053DE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9053DE" w:rsidRPr="007C3DD9">
        <w:rPr>
          <w:rFonts w:ascii="Times New Roman" w:hAnsi="Times New Roman" w:cs="Times New Roman"/>
          <w:bCs/>
          <w:sz w:val="24"/>
          <w:szCs w:val="24"/>
        </w:rPr>
        <w:t>tekan</w:t>
      </w:r>
      <w:proofErr w:type="spellEnd"/>
      <w:r w:rsidR="009053DE" w:rsidRPr="007C3DD9">
        <w:rPr>
          <w:rFonts w:ascii="Times New Roman" w:hAnsi="Times New Roman" w:cs="Times New Roman"/>
          <w:bCs/>
          <w:sz w:val="24"/>
          <w:szCs w:val="24"/>
        </w:rPr>
        <w:t xml:space="preserve"> ENTER.</w:t>
      </w:r>
    </w:p>
    <w:p w14:paraId="2EB33307" w14:textId="77777777" w:rsidR="00400B4B" w:rsidRPr="007C3DD9" w:rsidRDefault="002F7055" w:rsidP="00400B4B">
      <w:pPr>
        <w:pStyle w:val="ListParagraph"/>
        <w:keepNext/>
        <w:spacing w:line="360" w:lineRule="auto"/>
        <w:ind w:left="540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BCD901A" wp14:editId="337A803E">
            <wp:extent cx="4051300" cy="97785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37"/>
                    <a:stretch/>
                  </pic:blipFill>
                  <pic:spPr bwMode="auto">
                    <a:xfrm>
                      <a:off x="0" y="0"/>
                      <a:ext cx="4093597" cy="98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5A2E" w14:textId="512C7213" w:rsidR="00400B4B" w:rsidRPr="007C3DD9" w:rsidRDefault="00400B4B" w:rsidP="00400B4B">
      <w:pPr>
        <w:pStyle w:val="Style1"/>
        <w:rPr>
          <w:rFonts w:cs="Times New Roman"/>
          <w:lang w:val="en-US"/>
        </w:rPr>
      </w:pPr>
      <w:bookmarkStart w:id="116" w:name="_Toc105186896"/>
      <w:r w:rsidRPr="007C3DD9">
        <w:rPr>
          <w:rFonts w:cs="Times New Roman"/>
        </w:rPr>
        <w:t xml:space="preserve">Gambar 5.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Gambar_5. \* ARABIC </w:instrText>
      </w:r>
      <w:r w:rsidR="0085275A" w:rsidRPr="007C3DD9">
        <w:rPr>
          <w:rFonts w:cs="Times New Roman"/>
        </w:rPr>
        <w:fldChar w:fldCharType="separate"/>
      </w:r>
      <w:r w:rsidR="00C71F96" w:rsidRPr="007C3DD9">
        <w:rPr>
          <w:rFonts w:cs="Times New Roman"/>
          <w:noProof/>
        </w:rPr>
        <w:t>2</w:t>
      </w:r>
      <w:r w:rsidR="0085275A" w:rsidRPr="007C3DD9">
        <w:rPr>
          <w:rFonts w:cs="Times New Roman"/>
          <w:noProof/>
        </w:rPr>
        <w:fldChar w:fldCharType="end"/>
      </w:r>
      <w:r w:rsidRPr="007C3DD9">
        <w:rPr>
          <w:rFonts w:cs="Times New Roman"/>
          <w:lang w:val="en-US"/>
        </w:rPr>
        <w:t xml:space="preserve"> </w:t>
      </w:r>
      <w:proofErr w:type="spellStart"/>
      <w:r w:rsidRPr="007C3DD9">
        <w:rPr>
          <w:rFonts w:cs="Times New Roman"/>
          <w:lang w:val="en-US"/>
        </w:rPr>
        <w:t>Tampilam</w:t>
      </w:r>
      <w:proofErr w:type="spellEnd"/>
      <w:r w:rsidRPr="007C3DD9">
        <w:rPr>
          <w:rFonts w:cs="Times New Roman"/>
          <w:lang w:val="en-US"/>
        </w:rPr>
        <w:t xml:space="preserve"> </w:t>
      </w:r>
      <w:proofErr w:type="spellStart"/>
      <w:r w:rsidRPr="007C3DD9">
        <w:rPr>
          <w:rFonts w:cs="Times New Roman"/>
          <w:lang w:val="en-US"/>
        </w:rPr>
        <w:t>Opsi</w:t>
      </w:r>
      <w:proofErr w:type="spellEnd"/>
      <w:r w:rsidRPr="007C3DD9">
        <w:rPr>
          <w:rFonts w:cs="Times New Roman"/>
          <w:lang w:val="en-US"/>
        </w:rPr>
        <w:t xml:space="preserve"> </w:t>
      </w:r>
      <w:proofErr w:type="spellStart"/>
      <w:r w:rsidRPr="007C3DD9">
        <w:rPr>
          <w:rFonts w:cs="Times New Roman"/>
          <w:lang w:val="en-US"/>
        </w:rPr>
        <w:t>Ubah</w:t>
      </w:r>
      <w:proofErr w:type="spellEnd"/>
      <w:r w:rsidRPr="007C3DD9">
        <w:rPr>
          <w:rFonts w:cs="Times New Roman"/>
          <w:lang w:val="en-US"/>
        </w:rPr>
        <w:t xml:space="preserve"> Status </w:t>
      </w:r>
      <w:proofErr w:type="spellStart"/>
      <w:r w:rsidRPr="007C3DD9">
        <w:rPr>
          <w:rFonts w:cs="Times New Roman"/>
          <w:lang w:val="en-US"/>
        </w:rPr>
        <w:t>Hidup</w:t>
      </w:r>
      <w:bookmarkEnd w:id="116"/>
      <w:proofErr w:type="spellEnd"/>
    </w:p>
    <w:p w14:paraId="2E19F176" w14:textId="0B07361A" w:rsidR="00400B4B" w:rsidRPr="007C3DD9" w:rsidRDefault="00400B4B" w:rsidP="00400B4B">
      <w:pPr>
        <w:pStyle w:val="ListParagraph"/>
        <w:keepNext/>
        <w:spacing w:line="360" w:lineRule="auto"/>
        <w:ind w:left="540"/>
        <w:jc w:val="both"/>
        <w:rPr>
          <w:rFonts w:ascii="Times New Roman" w:hAnsi="Times New Roman" w:cs="Times New Roman"/>
        </w:rPr>
      </w:pPr>
    </w:p>
    <w:p w14:paraId="3AB8C7DB" w14:textId="512C7213" w:rsidR="00E72569" w:rsidRPr="007C3DD9" w:rsidRDefault="009053DE" w:rsidP="00E72569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Akan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opsi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di mana user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status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hidup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dikehendaki</w:t>
      </w:r>
      <w:proofErr w:type="spellEnd"/>
      <w:r w:rsidR="00C95D75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C95D75" w:rsidRPr="007C3DD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C95D7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5D75" w:rsidRPr="007C3DD9">
        <w:rPr>
          <w:rFonts w:ascii="Times New Roman" w:hAnsi="Times New Roman" w:cs="Times New Roman"/>
          <w:bCs/>
          <w:sz w:val="24"/>
          <w:szCs w:val="24"/>
        </w:rPr>
        <w:t>wafat</w:t>
      </w:r>
      <w:proofErr w:type="spellEnd"/>
      <w:r w:rsidR="00C95D7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5D75" w:rsidRPr="007C3DD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C95D7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5D75" w:rsidRPr="007C3DD9">
        <w:rPr>
          <w:rFonts w:ascii="Times New Roman" w:hAnsi="Times New Roman" w:cs="Times New Roman"/>
          <w:bCs/>
          <w:sz w:val="24"/>
          <w:szCs w:val="24"/>
        </w:rPr>
        <w:t>hidup</w:t>
      </w:r>
      <w:proofErr w:type="spellEnd"/>
      <w:r w:rsidR="00C95D75" w:rsidRPr="007C3DD9">
        <w:rPr>
          <w:rFonts w:ascii="Times New Roman" w:hAnsi="Times New Roman" w:cs="Times New Roman"/>
          <w:bCs/>
          <w:sz w:val="24"/>
          <w:szCs w:val="24"/>
        </w:rPr>
        <w:t xml:space="preserve">. Jika </w:t>
      </w:r>
      <w:proofErr w:type="spellStart"/>
      <w:r w:rsidR="00C95D75"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C95D7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5D75" w:rsidRPr="007C3DD9">
        <w:rPr>
          <w:rFonts w:ascii="Times New Roman" w:hAnsi="Times New Roman" w:cs="Times New Roman"/>
          <w:bCs/>
          <w:sz w:val="24"/>
          <w:szCs w:val="24"/>
        </w:rPr>
        <w:t>membatalkan</w:t>
      </w:r>
      <w:proofErr w:type="spellEnd"/>
      <w:r w:rsidR="00C95D75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C95D75" w:rsidRPr="007C3DD9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 w:rsidR="00C95D75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95D75" w:rsidRPr="007C3DD9">
        <w:rPr>
          <w:rFonts w:ascii="Times New Roman" w:hAnsi="Times New Roman" w:cs="Times New Roman"/>
          <w:bCs/>
          <w:sz w:val="24"/>
          <w:szCs w:val="24"/>
        </w:rPr>
        <w:t>batalkan</w:t>
      </w:r>
      <w:proofErr w:type="spellEnd"/>
      <w:r w:rsidR="00C95D75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35B15DDB" w14:textId="77777777" w:rsidR="00400B4B" w:rsidRPr="007C3DD9" w:rsidRDefault="00072856" w:rsidP="00400B4B">
      <w:pPr>
        <w:pStyle w:val="ListParagraph"/>
        <w:keepNext/>
        <w:spacing w:line="360" w:lineRule="auto"/>
        <w:ind w:left="540"/>
        <w:jc w:val="both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93C3596" wp14:editId="1940CE37">
            <wp:extent cx="4368800" cy="2519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7766"/>
                    <a:stretch/>
                  </pic:blipFill>
                  <pic:spPr bwMode="auto">
                    <a:xfrm>
                      <a:off x="0" y="0"/>
                      <a:ext cx="4369367" cy="252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02D4" w14:textId="51DA028F" w:rsidR="00D440F3" w:rsidRPr="007C3DD9" w:rsidRDefault="00400B4B" w:rsidP="00400B4B">
      <w:pPr>
        <w:pStyle w:val="Style1"/>
        <w:rPr>
          <w:rFonts w:cs="Times New Roman"/>
          <w:bCs/>
          <w:sz w:val="24"/>
          <w:szCs w:val="24"/>
        </w:rPr>
      </w:pPr>
      <w:bookmarkStart w:id="117" w:name="_Toc105186897"/>
      <w:r w:rsidRPr="007C3DD9">
        <w:rPr>
          <w:rFonts w:cs="Times New Roman"/>
        </w:rPr>
        <w:t xml:space="preserve">Gambar 5.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Gambar_5. \* ARABIC </w:instrText>
      </w:r>
      <w:r w:rsidR="0085275A" w:rsidRPr="007C3DD9">
        <w:rPr>
          <w:rFonts w:cs="Times New Roman"/>
        </w:rPr>
        <w:fldChar w:fldCharType="separate"/>
      </w:r>
      <w:r w:rsidR="00C71F96" w:rsidRPr="007C3DD9">
        <w:rPr>
          <w:rFonts w:cs="Times New Roman"/>
          <w:noProof/>
        </w:rPr>
        <w:t>3</w:t>
      </w:r>
      <w:r w:rsidR="0085275A" w:rsidRPr="007C3DD9">
        <w:rPr>
          <w:rFonts w:cs="Times New Roman"/>
          <w:noProof/>
        </w:rPr>
        <w:fldChar w:fldCharType="end"/>
      </w:r>
      <w:r w:rsidRPr="007C3DD9">
        <w:rPr>
          <w:rFonts w:cs="Times New Roman"/>
          <w:lang w:val="en-US"/>
        </w:rPr>
        <w:t xml:space="preserve"> </w:t>
      </w:r>
      <w:proofErr w:type="spellStart"/>
      <w:r w:rsidRPr="007C3DD9">
        <w:rPr>
          <w:rFonts w:cs="Times New Roman"/>
          <w:lang w:val="en-US"/>
        </w:rPr>
        <w:t>Tampilan</w:t>
      </w:r>
      <w:proofErr w:type="spellEnd"/>
      <w:r w:rsidRPr="007C3DD9">
        <w:rPr>
          <w:rFonts w:cs="Times New Roman"/>
          <w:lang w:val="en-US"/>
        </w:rPr>
        <w:t xml:space="preserve"> Hasil </w:t>
      </w:r>
      <w:proofErr w:type="spellStart"/>
      <w:r w:rsidRPr="007C3DD9">
        <w:rPr>
          <w:rFonts w:cs="Times New Roman"/>
          <w:lang w:val="en-US"/>
        </w:rPr>
        <w:t>Ubah</w:t>
      </w:r>
      <w:proofErr w:type="spellEnd"/>
      <w:r w:rsidRPr="007C3DD9">
        <w:rPr>
          <w:rFonts w:cs="Times New Roman"/>
          <w:lang w:val="en-US"/>
        </w:rPr>
        <w:t xml:space="preserve"> Status </w:t>
      </w:r>
      <w:proofErr w:type="spellStart"/>
      <w:r w:rsidRPr="007C3DD9">
        <w:rPr>
          <w:rFonts w:cs="Times New Roman"/>
          <w:lang w:val="en-US"/>
        </w:rPr>
        <w:t>Hidup</w:t>
      </w:r>
      <w:bookmarkEnd w:id="117"/>
      <w:proofErr w:type="spellEnd"/>
    </w:p>
    <w:p w14:paraId="3B14C991" w14:textId="3E05DEE3" w:rsidR="006E2F1F" w:rsidRPr="007C3DD9" w:rsidRDefault="006E2F1F" w:rsidP="00653D1D">
      <w:pPr>
        <w:pStyle w:val="ListParagraph"/>
        <w:spacing w:line="360" w:lineRule="auto"/>
        <w:ind w:left="540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Jika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1798"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="00581798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1798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581798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1798" w:rsidRPr="007C3DD9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581798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1798" w:rsidRPr="007C3DD9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581798" w:rsidRPr="007C3DD9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81798" w:rsidRPr="007C3DD9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="00581798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1168609" w14:textId="1B16DFF4" w:rsidR="002E5ED2" w:rsidRPr="007C3DD9" w:rsidRDefault="002E5ED2" w:rsidP="00DA0524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837B06" w:rsidRPr="007C3DD9">
        <w:rPr>
          <w:rFonts w:ascii="Times New Roman" w:hAnsi="Times New Roman" w:cs="Times New Roman"/>
          <w:b/>
          <w:sz w:val="24"/>
          <w:szCs w:val="24"/>
        </w:rPr>
        <w:t xml:space="preserve"> Menu </w:t>
      </w:r>
      <w:proofErr w:type="spellStart"/>
      <w:r w:rsidR="00837B06" w:rsidRPr="007C3DD9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="00837B06" w:rsidRPr="007C3DD9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="00837B06" w:rsidRPr="007C3DD9">
        <w:rPr>
          <w:rFonts w:ascii="Times New Roman" w:hAnsi="Times New Roman" w:cs="Times New Roman"/>
          <w:b/>
          <w:sz w:val="24"/>
          <w:szCs w:val="24"/>
        </w:rPr>
        <w:t>Penduduk</w:t>
      </w:r>
      <w:proofErr w:type="spellEnd"/>
    </w:p>
    <w:p w14:paraId="0F74FDBA" w14:textId="77777777" w:rsidR="00C71F96" w:rsidRPr="007C3DD9" w:rsidRDefault="00BE63AF" w:rsidP="00C71F96">
      <w:pPr>
        <w:pStyle w:val="ListParagraph"/>
        <w:keepNext/>
        <w:spacing w:line="360" w:lineRule="auto"/>
        <w:ind w:left="540"/>
        <w:rPr>
          <w:rFonts w:ascii="Times New Roman" w:hAnsi="Times New Roman" w:cs="Times New Roman"/>
        </w:rPr>
      </w:pPr>
      <w:r w:rsidRPr="007C3DD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D6AF220" wp14:editId="1B5A1794">
            <wp:extent cx="4356100" cy="251957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8744" cy="25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322B" w14:textId="28B98C33" w:rsidR="00C67B2D" w:rsidRPr="007C3DD9" w:rsidRDefault="00C71F96" w:rsidP="00C71F96">
      <w:pPr>
        <w:pStyle w:val="Style1"/>
        <w:rPr>
          <w:rFonts w:cs="Times New Roman"/>
        </w:rPr>
      </w:pPr>
      <w:bookmarkStart w:id="118" w:name="_Toc105186894"/>
      <w:r w:rsidRPr="007C3DD9">
        <w:rPr>
          <w:rFonts w:cs="Times New Roman"/>
        </w:rPr>
        <w:t xml:space="preserve">Gambar 6. </w:t>
      </w:r>
      <w:r w:rsidR="0085275A" w:rsidRPr="007C3DD9">
        <w:rPr>
          <w:rFonts w:cs="Times New Roman"/>
        </w:rPr>
        <w:fldChar w:fldCharType="begin"/>
      </w:r>
      <w:r w:rsidR="0085275A" w:rsidRPr="007C3DD9">
        <w:rPr>
          <w:rFonts w:cs="Times New Roman"/>
        </w:rPr>
        <w:instrText xml:space="preserve"> SEQ Gambar_6. \* ARABIC </w:instrText>
      </w:r>
      <w:r w:rsidR="0085275A" w:rsidRPr="007C3DD9">
        <w:rPr>
          <w:rFonts w:cs="Times New Roman"/>
        </w:rPr>
        <w:fldChar w:fldCharType="separate"/>
      </w:r>
      <w:r w:rsidRPr="007C3DD9">
        <w:rPr>
          <w:rFonts w:cs="Times New Roman"/>
          <w:noProof/>
        </w:rPr>
        <w:t>1</w:t>
      </w:r>
      <w:r w:rsidR="0085275A" w:rsidRPr="007C3DD9">
        <w:rPr>
          <w:rFonts w:cs="Times New Roman"/>
          <w:noProof/>
        </w:rPr>
        <w:fldChar w:fldCharType="end"/>
      </w:r>
      <w:r w:rsidRPr="007C3DD9">
        <w:rPr>
          <w:rFonts w:cs="Times New Roman"/>
        </w:rPr>
        <w:t xml:space="preserve"> </w:t>
      </w:r>
      <w:r w:rsidRPr="007C3DD9">
        <w:rPr>
          <w:rFonts w:cs="Times New Roman"/>
          <w:lang w:val="en-US"/>
        </w:rPr>
        <w:t xml:space="preserve"> </w:t>
      </w:r>
      <w:proofErr w:type="spellStart"/>
      <w:r w:rsidRPr="007C3DD9">
        <w:rPr>
          <w:rFonts w:cs="Times New Roman"/>
          <w:lang w:val="en-US"/>
        </w:rPr>
        <w:t>Tampilan</w:t>
      </w:r>
      <w:proofErr w:type="spellEnd"/>
      <w:r w:rsidRPr="007C3DD9">
        <w:rPr>
          <w:rFonts w:cs="Times New Roman"/>
          <w:lang w:val="en-US"/>
        </w:rPr>
        <w:t xml:space="preserve"> </w:t>
      </w:r>
      <w:proofErr w:type="spellStart"/>
      <w:r w:rsidRPr="007C3DD9">
        <w:rPr>
          <w:rFonts w:cs="Times New Roman"/>
          <w:lang w:val="en-US"/>
        </w:rPr>
        <w:t>Hapus</w:t>
      </w:r>
      <w:proofErr w:type="spellEnd"/>
      <w:r w:rsidRPr="007C3DD9">
        <w:rPr>
          <w:rFonts w:cs="Times New Roman"/>
          <w:lang w:val="en-US"/>
        </w:rPr>
        <w:t xml:space="preserve"> Data </w:t>
      </w:r>
      <w:proofErr w:type="spellStart"/>
      <w:r w:rsidRPr="007C3DD9">
        <w:rPr>
          <w:rFonts w:cs="Times New Roman"/>
          <w:lang w:val="en-US"/>
        </w:rPr>
        <w:t>Penduduk</w:t>
      </w:r>
      <w:bookmarkEnd w:id="118"/>
      <w:proofErr w:type="spellEnd"/>
    </w:p>
    <w:p w14:paraId="277D0D17" w14:textId="0B41E125" w:rsidR="006C3AC4" w:rsidRPr="007C3DD9" w:rsidRDefault="00202D9B" w:rsidP="00FA2260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hapus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>.</w:t>
      </w:r>
      <w:r w:rsidR="0052100A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, user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diminta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menginput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NIK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datanya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dihapus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pada program. Jika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benar-benar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memasukkan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ulang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NIK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penduduk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benar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dan data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43899" w:rsidRPr="007C3DD9">
        <w:rPr>
          <w:rFonts w:ascii="Times New Roman" w:hAnsi="Times New Roman" w:cs="Times New Roman"/>
          <w:bCs/>
          <w:sz w:val="24"/>
          <w:szCs w:val="24"/>
        </w:rPr>
        <w:t>terhapus</w:t>
      </w:r>
      <w:proofErr w:type="spellEnd"/>
      <w:r w:rsidR="00143899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DA2A2BB" w14:textId="50EC18AC" w:rsidR="00C67B2D" w:rsidRPr="007C3DD9" w:rsidRDefault="00FA2260" w:rsidP="00C67B2D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0C7B70E7" wp14:editId="14DD5F2E">
                <wp:simplePos x="0" y="0"/>
                <wp:positionH relativeFrom="column">
                  <wp:posOffset>434975</wp:posOffset>
                </wp:positionH>
                <wp:positionV relativeFrom="paragraph">
                  <wp:posOffset>2823210</wp:posOffset>
                </wp:positionV>
                <wp:extent cx="4394200" cy="327660"/>
                <wp:effectExtent l="0" t="0" r="635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9F061" w14:textId="17B34665" w:rsidR="00922EFA" w:rsidRDefault="00922EFA" w:rsidP="00FA2260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19" w:name="_Toc105186893"/>
                            <w:r>
                              <w:t xml:space="preserve">Gambar 7. </w:t>
                            </w:r>
                            <w:fldSimple w:instr=" SEQ Gambar_7.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Dihentikan</w:t>
                            </w:r>
                            <w:bookmarkEnd w:id="119"/>
                            <w:proofErr w:type="spellEnd"/>
                          </w:p>
                          <w:p w14:paraId="53A054A7" w14:textId="77777777" w:rsidR="00922EFA" w:rsidRPr="00FA2260" w:rsidRDefault="00922EFA" w:rsidP="00FA226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EB77A10" w14:textId="43396FA8" w:rsidR="00922EFA" w:rsidRDefault="00922EFA" w:rsidP="00FA226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7D46FE" w14:textId="77777777" w:rsidR="00922EFA" w:rsidRPr="00FA2260" w:rsidRDefault="00922EFA" w:rsidP="00FA226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B70E7" id="Text Box 8" o:spid="_x0000_s1052" type="#_x0000_t202" style="position:absolute;left:0;text-align:left;margin-left:34.25pt;margin-top:222.3pt;width:346pt;height:25.8pt;z-index:25165828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vu+HwIAAEMEAAAOAAAAZHJzL2Uyb0RvYy54bWysU02P2jAQvVfqf7B8LwF2R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" stroked="f">
                <v:textbox inset="0,0,0,0">
                  <w:txbxContent>
                    <w:p w14:paraId="01A9F061" w14:textId="17B34665" w:rsidR="00922EFA" w:rsidRDefault="00922EFA" w:rsidP="00FA2260">
                      <w:pPr>
                        <w:pStyle w:val="Caption"/>
                        <w:rPr>
                          <w:lang w:val="en-US"/>
                        </w:rPr>
                      </w:pPr>
                      <w:bookmarkStart w:id="120" w:name="_Toc105186893"/>
                      <w:r>
                        <w:t xml:space="preserve">Gambar 7. </w:t>
                      </w:r>
                      <w:fldSimple w:instr=" SEQ Gambar_7.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Dihentikan</w:t>
                      </w:r>
                      <w:bookmarkEnd w:id="120"/>
                      <w:proofErr w:type="spellEnd"/>
                    </w:p>
                    <w:p w14:paraId="53A054A7" w14:textId="77777777" w:rsidR="00922EFA" w:rsidRPr="00FA2260" w:rsidRDefault="00922EFA" w:rsidP="00FA2260">
                      <w:pPr>
                        <w:rPr>
                          <w:lang w:val="en-US"/>
                        </w:rPr>
                      </w:pPr>
                    </w:p>
                    <w:p w14:paraId="3EB77A10" w14:textId="43396FA8" w:rsidR="00922EFA" w:rsidRDefault="00922EFA" w:rsidP="00FA2260">
                      <w:pPr>
                        <w:rPr>
                          <w:lang w:val="en-US"/>
                        </w:rPr>
                      </w:pPr>
                    </w:p>
                    <w:p w14:paraId="0D7D46FE" w14:textId="77777777" w:rsidR="00922EFA" w:rsidRPr="00FA2260" w:rsidRDefault="00922EFA" w:rsidP="00FA226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2A60" w:rsidRPr="007C3DD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82" behindDoc="0" locked="0" layoutInCell="1" allowOverlap="1" wp14:anchorId="5A26ADBB" wp14:editId="1947862F">
            <wp:simplePos x="0" y="0"/>
            <wp:positionH relativeFrom="margin">
              <wp:posOffset>436636</wp:posOffset>
            </wp:positionH>
            <wp:positionV relativeFrom="paragraph">
              <wp:posOffset>388327</wp:posOffset>
            </wp:positionV>
            <wp:extent cx="4394200" cy="2383155"/>
            <wp:effectExtent l="0" t="0" r="635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BE63AF" w:rsidRPr="007C3DD9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BE63AF" w:rsidRPr="007C3DD9"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="00BE63AF" w:rsidRPr="007C3DD9">
        <w:rPr>
          <w:rFonts w:ascii="Times New Roman" w:hAnsi="Times New Roman" w:cs="Times New Roman"/>
          <w:b/>
          <w:sz w:val="24"/>
          <w:szCs w:val="24"/>
        </w:rPr>
        <w:t>Dihentikan</w:t>
      </w:r>
      <w:proofErr w:type="spellEnd"/>
      <w:r w:rsidR="00C67B2D" w:rsidRPr="007C3DD9">
        <w:rPr>
          <w:rFonts w:ascii="Times New Roman" w:hAnsi="Times New Roman" w:cs="Times New Roman"/>
          <w:b/>
          <w:sz w:val="24"/>
          <w:szCs w:val="24"/>
        </w:rPr>
        <w:t>\</w:t>
      </w:r>
    </w:p>
    <w:p w14:paraId="33285E29" w14:textId="12485FCE" w:rsidR="00591DF4" w:rsidRPr="007C3DD9" w:rsidRDefault="004F6A1C" w:rsidP="00FA2260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dihentikan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melal</w:t>
      </w:r>
      <w:r w:rsidR="00FA2260" w:rsidRPr="007C3DD9">
        <w:rPr>
          <w:rFonts w:ascii="Times New Roman" w:hAnsi="Times New Roman" w:cs="Times New Roman"/>
          <w:bCs/>
          <w:sz w:val="24"/>
          <w:szCs w:val="24"/>
        </w:rPr>
        <w:t>ui</w:t>
      </w:r>
      <w:proofErr w:type="spellEnd"/>
      <w:r w:rsidR="00FA226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2260" w:rsidRPr="007C3DD9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 w:rsidR="00FA2260"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2260" w:rsidRPr="007C3DD9">
        <w:rPr>
          <w:rFonts w:ascii="Times New Roman" w:hAnsi="Times New Roman" w:cs="Times New Roman"/>
          <w:bCs/>
          <w:sz w:val="24"/>
          <w:szCs w:val="24"/>
        </w:rPr>
        <w:t>keluar</w:t>
      </w:r>
      <w:proofErr w:type="spellEnd"/>
      <w:r w:rsidR="00FA2260" w:rsidRPr="007C3DD9">
        <w:rPr>
          <w:rFonts w:ascii="Times New Roman" w:hAnsi="Times New Roman" w:cs="Times New Roman"/>
          <w:bCs/>
          <w:sz w:val="24"/>
          <w:szCs w:val="24"/>
        </w:rPr>
        <w:t xml:space="preserve"> di menu </w:t>
      </w:r>
      <w:proofErr w:type="spellStart"/>
      <w:r w:rsidR="00FA2260" w:rsidRPr="007C3DD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FA2260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683AF1F9" w14:textId="56DBB711" w:rsidR="00591DF4" w:rsidRPr="007C3DD9" w:rsidRDefault="00591DF4" w:rsidP="00C065D4">
      <w:pPr>
        <w:pStyle w:val="ListParagraph"/>
        <w:spacing w:line="360" w:lineRule="auto"/>
        <w:ind w:left="5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E86DFF" w14:textId="5BE485B1" w:rsidR="0096353D" w:rsidRPr="007C3DD9" w:rsidRDefault="008A57D4" w:rsidP="008A57D4">
      <w:pPr>
        <w:pStyle w:val="Heading2"/>
        <w:numPr>
          <w:ilvl w:val="0"/>
          <w:numId w:val="0"/>
        </w:numPr>
        <w:ind w:left="357" w:hanging="357"/>
      </w:pPr>
      <w:bookmarkStart w:id="121" w:name="_Toc105184697"/>
      <w:r w:rsidRPr="007C3DD9">
        <w:t>3</w:t>
      </w:r>
      <w:r w:rsidR="00DA0524" w:rsidRPr="007C3DD9">
        <w:t>.</w:t>
      </w:r>
      <w:r w:rsidR="001E22F3" w:rsidRPr="007C3DD9">
        <w:t>2</w:t>
      </w:r>
      <w:r w:rsidR="00DA0524" w:rsidRPr="007C3DD9">
        <w:t xml:space="preserve"> </w:t>
      </w:r>
      <w:r w:rsidRPr="007C3DD9">
        <w:t xml:space="preserve"> </w:t>
      </w:r>
      <w:r w:rsidR="0096353D" w:rsidRPr="007C3DD9">
        <w:t>Source Code</w:t>
      </w:r>
      <w:bookmarkEnd w:id="121"/>
    </w:p>
    <w:p w14:paraId="794CF831" w14:textId="53067E0D" w:rsidR="000736AD" w:rsidRPr="007C3DD9" w:rsidRDefault="000736AD" w:rsidP="0096353D">
      <w:pPr>
        <w:pStyle w:val="ListParagraph"/>
        <w:tabs>
          <w:tab w:val="left" w:pos="5190"/>
        </w:tabs>
        <w:spacing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3DD9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source code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mengenai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program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penyusun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</w:rPr>
        <w:t>kerjakan</w:t>
      </w:r>
      <w:proofErr w:type="spellEnd"/>
      <w:r w:rsidR="00592D62" w:rsidRPr="007C3D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4B00B6F0" w14:textId="77777777" w:rsidR="0096353D" w:rsidRPr="007C3DD9" w:rsidRDefault="0096353D" w:rsidP="0096353D">
      <w:pPr>
        <w:pStyle w:val="ListParagraph"/>
        <w:tabs>
          <w:tab w:val="left" w:pos="5190"/>
        </w:tabs>
        <w:spacing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358855CD" w14:textId="25A5C8E6" w:rsidR="0096353D" w:rsidRPr="007C3DD9" w:rsidRDefault="0096353D" w:rsidP="0096353D">
      <w:pPr>
        <w:pStyle w:val="ListParagraph"/>
        <w:tabs>
          <w:tab w:val="left" w:pos="5190"/>
        </w:tabs>
        <w:spacing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: </w:t>
      </w:r>
      <w:r w:rsidRPr="007C3DD9">
        <w:rPr>
          <w:rFonts w:ascii="Times New Roman" w:hAnsi="Times New Roman" w:cs="Times New Roman"/>
          <w:i/>
          <w:iCs/>
          <w:sz w:val="24"/>
          <w:szCs w:val="24"/>
        </w:rPr>
        <w:t>code</w:t>
      </w:r>
      <w:r w:rsidRPr="007C3D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r w:rsidRPr="007C3DD9">
        <w:rPr>
          <w:rFonts w:ascii="Times New Roman" w:hAnsi="Times New Roman" w:cs="Times New Roman"/>
          <w:i/>
          <w:iCs/>
          <w:sz w:val="24"/>
          <w:szCs w:val="24"/>
        </w:rPr>
        <w:t xml:space="preserve">code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r w:rsidRPr="007C3DD9">
        <w:rPr>
          <w:rFonts w:ascii="Times New Roman" w:hAnsi="Times New Roman" w:cs="Times New Roman"/>
          <w:i/>
          <w:iCs/>
          <w:sz w:val="24"/>
          <w:szCs w:val="24"/>
        </w:rPr>
        <w:t>copy paste</w:t>
      </w:r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Visual Studio Code</w:t>
      </w:r>
    </w:p>
    <w:p w14:paraId="6418D6B3" w14:textId="3C8988E2" w:rsidR="006D5D03" w:rsidRPr="007C3DD9" w:rsidRDefault="006D5D03" w:rsidP="0096353D">
      <w:pPr>
        <w:pStyle w:val="ListParagraph"/>
        <w:tabs>
          <w:tab w:val="left" w:pos="5190"/>
        </w:tabs>
        <w:spacing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2057AE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include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library</w:t>
      </w:r>
      <w:proofErr w:type="spellEnd"/>
    </w:p>
    <w:p w14:paraId="5ECEFF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include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&lt;</w:t>
      </w:r>
      <w:proofErr w:type="spellStart"/>
      <w:r w:rsidRPr="007C3DD9">
        <w:rPr>
          <w:rFonts w:ascii="Times New Roman" w:hAnsi="Times New Roman" w:cs="Times New Roman"/>
          <w:color w:val="FCE566"/>
        </w:rPr>
        <w:t>iostream</w:t>
      </w:r>
      <w:proofErr w:type="spellEnd"/>
      <w:r w:rsidRPr="007C3DD9">
        <w:rPr>
          <w:rFonts w:ascii="Times New Roman" w:hAnsi="Times New Roman" w:cs="Times New Roman"/>
          <w:color w:val="8B888F"/>
        </w:rPr>
        <w:t>&gt;</w:t>
      </w:r>
    </w:p>
    <w:p w14:paraId="461B94A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include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&lt;</w:t>
      </w:r>
      <w:proofErr w:type="spellStart"/>
      <w:r w:rsidRPr="007C3DD9">
        <w:rPr>
          <w:rFonts w:ascii="Times New Roman" w:hAnsi="Times New Roman" w:cs="Times New Roman"/>
          <w:color w:val="FCE56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&gt;</w:t>
      </w:r>
      <w:r w:rsidRPr="007C3DD9">
        <w:rPr>
          <w:rFonts w:ascii="Times New Roman" w:hAnsi="Times New Roman" w:cs="Times New Roman"/>
          <w:color w:val="948AE3"/>
        </w:rPr>
        <w:t xml:space="preserve">       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,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to_string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(),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stoi</w:t>
      </w:r>
      <w:proofErr w:type="spellEnd"/>
    </w:p>
    <w:p w14:paraId="2B2298F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include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&lt;</w:t>
      </w:r>
      <w:proofErr w:type="spellStart"/>
      <w:r w:rsidRPr="007C3DD9">
        <w:rPr>
          <w:rFonts w:ascii="Times New Roman" w:hAnsi="Times New Roman" w:cs="Times New Roman"/>
          <w:color w:val="FCE566"/>
        </w:rPr>
        <w:t>windows.h</w:t>
      </w:r>
      <w:proofErr w:type="spellEnd"/>
      <w:r w:rsidRPr="007C3DD9">
        <w:rPr>
          <w:rFonts w:ascii="Times New Roman" w:hAnsi="Times New Roman" w:cs="Times New Roman"/>
          <w:color w:val="8B888F"/>
        </w:rPr>
        <w:t>&gt;</w:t>
      </w:r>
      <w:r w:rsidRPr="007C3DD9">
        <w:rPr>
          <w:rFonts w:ascii="Times New Roman" w:hAnsi="Times New Roman" w:cs="Times New Roman"/>
          <w:color w:val="948AE3"/>
        </w:rPr>
        <w:t xml:space="preserve">    </w:t>
      </w:r>
    </w:p>
    <w:p w14:paraId="695334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include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&lt;</w:t>
      </w:r>
      <w:proofErr w:type="spellStart"/>
      <w:r w:rsidRPr="007C3DD9">
        <w:rPr>
          <w:rFonts w:ascii="Times New Roman" w:hAnsi="Times New Roman" w:cs="Times New Roman"/>
          <w:color w:val="FCE566"/>
        </w:rPr>
        <w:t>ctime</w:t>
      </w:r>
      <w:proofErr w:type="spellEnd"/>
      <w:r w:rsidRPr="007C3DD9">
        <w:rPr>
          <w:rFonts w:ascii="Times New Roman" w:hAnsi="Times New Roman" w:cs="Times New Roman"/>
          <w:color w:val="8B888F"/>
        </w:rPr>
        <w:t>&gt;</w:t>
      </w:r>
    </w:p>
    <w:p w14:paraId="381DFD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include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&lt;</w:t>
      </w:r>
      <w:proofErr w:type="spellStart"/>
      <w:r w:rsidRPr="007C3DD9">
        <w:rPr>
          <w:rFonts w:ascii="Times New Roman" w:hAnsi="Times New Roman" w:cs="Times New Roman"/>
          <w:color w:val="FCE566"/>
        </w:rPr>
        <w:t>conio.h</w:t>
      </w:r>
      <w:proofErr w:type="spellEnd"/>
      <w:r w:rsidRPr="007C3DD9">
        <w:rPr>
          <w:rFonts w:ascii="Times New Roman" w:hAnsi="Times New Roman" w:cs="Times New Roman"/>
          <w:color w:val="8B888F"/>
        </w:rPr>
        <w:t>&gt;</w:t>
      </w:r>
    </w:p>
    <w:p w14:paraId="719DC2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include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&lt;</w:t>
      </w:r>
      <w:proofErr w:type="spellStart"/>
      <w:r w:rsidRPr="007C3DD9">
        <w:rPr>
          <w:rFonts w:ascii="Times New Roman" w:hAnsi="Times New Roman" w:cs="Times New Roman"/>
          <w:color w:val="FCE566"/>
        </w:rPr>
        <w:t>iomanip</w:t>
      </w:r>
      <w:proofErr w:type="spellEnd"/>
      <w:r w:rsidRPr="007C3DD9">
        <w:rPr>
          <w:rFonts w:ascii="Times New Roman" w:hAnsi="Times New Roman" w:cs="Times New Roman"/>
          <w:color w:val="8B888F"/>
        </w:rPr>
        <w:t>&gt;</w:t>
      </w:r>
    </w:p>
    <w:p w14:paraId="4C4B5C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include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&lt;</w:t>
      </w:r>
      <w:proofErr w:type="spellStart"/>
      <w:r w:rsidRPr="007C3DD9">
        <w:rPr>
          <w:rFonts w:ascii="Times New Roman" w:hAnsi="Times New Roman" w:cs="Times New Roman"/>
          <w:color w:val="FCE566"/>
        </w:rPr>
        <w:t>fstream</w:t>
      </w:r>
      <w:proofErr w:type="spellEnd"/>
      <w:r w:rsidRPr="007C3DD9">
        <w:rPr>
          <w:rFonts w:ascii="Times New Roman" w:hAnsi="Times New Roman" w:cs="Times New Roman"/>
          <w:color w:val="8B888F"/>
        </w:rPr>
        <w:t>&gt;</w:t>
      </w:r>
    </w:p>
    <w:p w14:paraId="021579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CF001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color w:val="FC618D"/>
        </w:rPr>
        <w:t>using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namespace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std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E642DC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43E14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key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pada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keyboard</w:t>
      </w:r>
      <w:proofErr w:type="spellEnd"/>
    </w:p>
    <w:p w14:paraId="2CA5CA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948AE3"/>
        </w:rPr>
        <w:t xml:space="preserve"> 72</w:t>
      </w:r>
    </w:p>
    <w:p w14:paraId="6F5CDD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948AE3"/>
        </w:rPr>
        <w:t xml:space="preserve"> 80</w:t>
      </w:r>
    </w:p>
    <w:p w14:paraId="58A01B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948AE3"/>
        </w:rPr>
        <w:t xml:space="preserve"> 75</w:t>
      </w:r>
    </w:p>
    <w:p w14:paraId="1158E7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948AE3"/>
        </w:rPr>
        <w:t xml:space="preserve"> 77</w:t>
      </w:r>
    </w:p>
    <w:p w14:paraId="1AABEA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05893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menu yang dipilih</w:t>
      </w:r>
    </w:p>
    <w:p w14:paraId="712701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948AE3"/>
        </w:rPr>
        <w:t xml:space="preserve"> 11</w:t>
      </w:r>
    </w:p>
    <w:p w14:paraId="006BFD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948AE3"/>
        </w:rPr>
        <w:t xml:space="preserve"> 7</w:t>
      </w:r>
    </w:p>
    <w:p w14:paraId="49DFE1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948AE3"/>
        </w:rPr>
        <w:t xml:space="preserve"> 13</w:t>
      </w:r>
    </w:p>
    <w:p w14:paraId="2CD18C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948AE3"/>
        </w:rPr>
        <w:t xml:space="preserve"> 7</w:t>
      </w:r>
    </w:p>
    <w:p w14:paraId="7E1082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948AE3"/>
        </w:rPr>
        <w:t xml:space="preserve"> 3</w:t>
      </w:r>
    </w:p>
    <w:p w14:paraId="5A5DF00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948AE3"/>
        </w:rPr>
        <w:t xml:space="preserve"> 0</w:t>
      </w:r>
    </w:p>
    <w:p w14:paraId="60CF137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948AE3"/>
        </w:rPr>
        <w:t xml:space="preserve"> 12</w:t>
      </w:r>
    </w:p>
    <w:p w14:paraId="032B8A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SUCCESS</w:t>
      </w:r>
      <w:r w:rsidRPr="007C3DD9">
        <w:rPr>
          <w:rFonts w:ascii="Times New Roman" w:hAnsi="Times New Roman" w:cs="Times New Roman"/>
          <w:color w:val="948AE3"/>
        </w:rPr>
        <w:t xml:space="preserve"> 10</w:t>
      </w:r>
    </w:p>
    <w:p w14:paraId="3869BC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948AE3"/>
        </w:rPr>
        <w:t xml:space="preserve"> 8</w:t>
      </w:r>
    </w:p>
    <w:p w14:paraId="4B7088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72FF6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penyimpanan data</w:t>
      </w:r>
    </w:p>
    <w:p w14:paraId="4603F7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#</w:t>
      </w:r>
      <w:r w:rsidRPr="007C3DD9">
        <w:rPr>
          <w:rFonts w:ascii="Times New Roman" w:hAnsi="Times New Roman" w:cs="Times New Roman"/>
          <w:color w:val="FC618D"/>
        </w:rPr>
        <w:t>define</w:t>
      </w:r>
      <w:r w:rsidRPr="007C3DD9">
        <w:rPr>
          <w:rFonts w:ascii="Times New Roman" w:hAnsi="Times New Roman" w:cs="Times New Roman"/>
          <w:color w:val="948AE3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STORAGE</w:t>
      </w:r>
      <w:r w:rsidRPr="007C3DD9">
        <w:rPr>
          <w:rFonts w:ascii="Times New Roman" w:hAnsi="Times New Roman" w:cs="Times New Roman"/>
          <w:color w:val="948AE3"/>
        </w:rPr>
        <w:t xml:space="preserve"> 1000</w:t>
      </w:r>
    </w:p>
    <w:p w14:paraId="214D5E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01C35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pilihan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utk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isi formulir</w:t>
      </w:r>
    </w:p>
    <w:p w14:paraId="454E0F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FC618D"/>
        </w:rPr>
        <w:t>const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GENDER[]    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{"</w:t>
      </w:r>
      <w:proofErr w:type="spellStart"/>
      <w:r w:rsidRPr="007C3DD9">
        <w:rPr>
          <w:rFonts w:ascii="Times New Roman" w:hAnsi="Times New Roman" w:cs="Times New Roman"/>
          <w:color w:val="FCE566"/>
        </w:rPr>
        <w:t>Laki-Laki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Perempuan</w:t>
      </w:r>
      <w:r w:rsidRPr="007C3DD9">
        <w:rPr>
          <w:rFonts w:ascii="Times New Roman" w:hAnsi="Times New Roman" w:cs="Times New Roman"/>
          <w:color w:val="8B888F"/>
        </w:rPr>
        <w:t>"};</w:t>
      </w:r>
    </w:p>
    <w:p w14:paraId="5EB1CC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FC618D"/>
        </w:rPr>
        <w:t>const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AGAMA[]    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Islam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Kristen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Katolik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Hindu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Buddha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Konghuchu</w:t>
      </w:r>
      <w:proofErr w:type="spellEnd"/>
      <w:r w:rsidRPr="007C3DD9">
        <w:rPr>
          <w:rFonts w:ascii="Times New Roman" w:hAnsi="Times New Roman" w:cs="Times New Roman"/>
          <w:color w:val="8B888F"/>
        </w:rPr>
        <w:t>"};</w:t>
      </w:r>
    </w:p>
    <w:p w14:paraId="660865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FC618D"/>
        </w:rPr>
        <w:t>const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GOLDAR[]    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B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AB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O</w:t>
      </w:r>
      <w:r w:rsidRPr="007C3DD9">
        <w:rPr>
          <w:rFonts w:ascii="Times New Roman" w:hAnsi="Times New Roman" w:cs="Times New Roman"/>
          <w:color w:val="8B888F"/>
        </w:rPr>
        <w:t>"};</w:t>
      </w:r>
    </w:p>
    <w:p w14:paraId="6B1F16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FC618D"/>
        </w:rPr>
        <w:t>const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STATUSKAWIN[]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Belum kawin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Kawin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Cerai hidup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Cerai mati</w:t>
      </w:r>
      <w:r w:rsidRPr="007C3DD9">
        <w:rPr>
          <w:rFonts w:ascii="Times New Roman" w:hAnsi="Times New Roman" w:cs="Times New Roman"/>
          <w:color w:val="8B888F"/>
        </w:rPr>
        <w:t>"};</w:t>
      </w:r>
    </w:p>
    <w:p w14:paraId="22B465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FC618D"/>
        </w:rPr>
        <w:t>const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STATUSHIDUP[]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Wafat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Hidup</w:t>
      </w:r>
      <w:r w:rsidRPr="007C3DD9">
        <w:rPr>
          <w:rFonts w:ascii="Times New Roman" w:hAnsi="Times New Roman" w:cs="Times New Roman"/>
          <w:color w:val="8B888F"/>
        </w:rPr>
        <w:t>"};</w:t>
      </w:r>
    </w:p>
    <w:p w14:paraId="7DA6A3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FC618D"/>
        </w:rPr>
        <w:t>const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KECAMATAN[]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CE535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Palaran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Seberang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Ulu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0432C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Ilir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Utara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Sungai </w:t>
      </w:r>
      <w:proofErr w:type="spellStart"/>
      <w:r w:rsidRPr="007C3DD9">
        <w:rPr>
          <w:rFonts w:ascii="Times New Roman" w:hAnsi="Times New Roman" w:cs="Times New Roman"/>
          <w:color w:val="FCE566"/>
        </w:rPr>
        <w:t>Kunjang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Sambutan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C1B57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Sungai Pinang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Kota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Loa Janan Ilir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300109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};</w:t>
      </w:r>
    </w:p>
    <w:p w14:paraId="32C742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FC618D"/>
        </w:rPr>
        <w:t>const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KELURAHAN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][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1428B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Rawa Makmur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Handil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Bakti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Bukuan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Simpang Pasir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Bantuas</w:t>
      </w:r>
      <w:proofErr w:type="spellEnd"/>
      <w:r w:rsidRPr="007C3DD9">
        <w:rPr>
          <w:rFonts w:ascii="Times New Roman" w:hAnsi="Times New Roman" w:cs="Times New Roman"/>
          <w:color w:val="8B888F"/>
        </w:rPr>
        <w:t>"},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0E978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Sungai Keledang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Baqa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Mesjid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Mangkupalas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Tenun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Gunung Panjang</w:t>
      </w:r>
      <w:r w:rsidRPr="007C3DD9">
        <w:rPr>
          <w:rFonts w:ascii="Times New Roman" w:hAnsi="Times New Roman" w:cs="Times New Roman"/>
          <w:color w:val="8B888F"/>
        </w:rPr>
        <w:t>"},</w:t>
      </w:r>
    </w:p>
    <w:p w14:paraId="67CF20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 xml:space="preserve">Teluk </w:t>
      </w:r>
      <w:proofErr w:type="spellStart"/>
      <w:r w:rsidRPr="007C3DD9">
        <w:rPr>
          <w:rFonts w:ascii="Times New Roman" w:hAnsi="Times New Roman" w:cs="Times New Roman"/>
          <w:color w:val="FCE566"/>
        </w:rPr>
        <w:t>Lerong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Ilir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Jawa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Air Putih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Sidodadi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Air Hitam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Dadi Mulya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Gunung Kelua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Bukit Pinang</w:t>
      </w:r>
      <w:r w:rsidRPr="007C3DD9">
        <w:rPr>
          <w:rFonts w:ascii="Times New Roman" w:hAnsi="Times New Roman" w:cs="Times New Roman"/>
          <w:color w:val="8B888F"/>
        </w:rPr>
        <w:t>"},</w:t>
      </w:r>
    </w:p>
    <w:p w14:paraId="101F14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proofErr w:type="spellStart"/>
      <w:r w:rsidRPr="007C3DD9">
        <w:rPr>
          <w:rFonts w:ascii="Times New Roman" w:hAnsi="Times New Roman" w:cs="Times New Roman"/>
          <w:color w:val="FCE566"/>
        </w:rPr>
        <w:t>Selili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Sungai Dama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Sidomulyo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Sidodamai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Pelita</w:t>
      </w:r>
      <w:r w:rsidRPr="007C3DD9">
        <w:rPr>
          <w:rFonts w:ascii="Times New Roman" w:hAnsi="Times New Roman" w:cs="Times New Roman"/>
          <w:color w:val="8B888F"/>
        </w:rPr>
        <w:t>"},</w:t>
      </w:r>
    </w:p>
    <w:p w14:paraId="135269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proofErr w:type="spellStart"/>
      <w:r w:rsidRPr="007C3DD9">
        <w:rPr>
          <w:rFonts w:ascii="Times New Roman" w:hAnsi="Times New Roman" w:cs="Times New Roman"/>
          <w:color w:val="FCE566"/>
        </w:rPr>
        <w:t>Sempaja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Selatan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Lempake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Sungai Siring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Sempaja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Utara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Tanah Merah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Sempaja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Barat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Sempaja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Timur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Budaya Pampang</w:t>
      </w:r>
      <w:r w:rsidRPr="007C3DD9">
        <w:rPr>
          <w:rFonts w:ascii="Times New Roman" w:hAnsi="Times New Roman" w:cs="Times New Roman"/>
          <w:color w:val="8B888F"/>
        </w:rPr>
        <w:t>"},</w:t>
      </w:r>
    </w:p>
    <w:p w14:paraId="5B9EC2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Loa Bakung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Loa Buah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Karang Asam Ulu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Lok Bahu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Teluk </w:t>
      </w:r>
      <w:proofErr w:type="spellStart"/>
      <w:r w:rsidRPr="007C3DD9">
        <w:rPr>
          <w:rFonts w:ascii="Times New Roman" w:hAnsi="Times New Roman" w:cs="Times New Roman"/>
          <w:color w:val="FCE566"/>
        </w:rPr>
        <w:t>Lerong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Ulu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Karang Asam Ilir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Karang Anyar</w:t>
      </w:r>
      <w:r w:rsidRPr="007C3DD9">
        <w:rPr>
          <w:rFonts w:ascii="Times New Roman" w:hAnsi="Times New Roman" w:cs="Times New Roman"/>
          <w:color w:val="8B888F"/>
        </w:rPr>
        <w:t>"},</w:t>
      </w:r>
    </w:p>
    <w:p w14:paraId="74AA00E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 xml:space="preserve">Sungai </w:t>
      </w:r>
      <w:proofErr w:type="spellStart"/>
      <w:r w:rsidRPr="007C3DD9">
        <w:rPr>
          <w:rFonts w:ascii="Times New Roman" w:hAnsi="Times New Roman" w:cs="Times New Roman"/>
          <w:color w:val="FCE566"/>
        </w:rPr>
        <w:t>Kapih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Sambutan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Makroman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Sindang Sari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Pulau Atas</w:t>
      </w:r>
      <w:r w:rsidRPr="007C3DD9">
        <w:rPr>
          <w:rFonts w:ascii="Times New Roman" w:hAnsi="Times New Roman" w:cs="Times New Roman"/>
          <w:color w:val="8B888F"/>
        </w:rPr>
        <w:t>"},</w:t>
      </w:r>
    </w:p>
    <w:p w14:paraId="38F083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proofErr w:type="spellStart"/>
      <w:r w:rsidRPr="007C3DD9">
        <w:rPr>
          <w:rFonts w:ascii="Times New Roman" w:hAnsi="Times New Roman" w:cs="Times New Roman"/>
          <w:color w:val="FCE566"/>
        </w:rPr>
        <w:t>Temindung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Permai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Sungai Pinang Dalam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Gunung </w:t>
      </w:r>
      <w:proofErr w:type="spellStart"/>
      <w:r w:rsidRPr="007C3DD9">
        <w:rPr>
          <w:rFonts w:ascii="Times New Roman" w:hAnsi="Times New Roman" w:cs="Times New Roman"/>
          <w:color w:val="FCE566"/>
        </w:rPr>
        <w:t>Lingai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Mugirejo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Bandara</w:t>
      </w:r>
      <w:r w:rsidRPr="007C3DD9">
        <w:rPr>
          <w:rFonts w:ascii="Times New Roman" w:hAnsi="Times New Roman" w:cs="Times New Roman"/>
          <w:color w:val="8B888F"/>
        </w:rPr>
        <w:t>"},</w:t>
      </w:r>
    </w:p>
    <w:p w14:paraId="7DEB85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 xml:space="preserve">Karang </w:t>
      </w:r>
      <w:proofErr w:type="spellStart"/>
      <w:r w:rsidRPr="007C3DD9">
        <w:rPr>
          <w:rFonts w:ascii="Times New Roman" w:hAnsi="Times New Roman" w:cs="Times New Roman"/>
          <w:color w:val="FCE566"/>
        </w:rPr>
        <w:t>Mumus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Pelabuhan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Pasar Pagi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Bugis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Sungai Pinang Luar</w:t>
      </w:r>
      <w:r w:rsidRPr="007C3DD9">
        <w:rPr>
          <w:rFonts w:ascii="Times New Roman" w:hAnsi="Times New Roman" w:cs="Times New Roman"/>
          <w:color w:val="8B888F"/>
        </w:rPr>
        <w:t>"},</w:t>
      </w:r>
    </w:p>
    <w:p w14:paraId="4F5D66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Simpang Tiga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Tani Aman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Sengkotek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Harapan Baru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Rapak Dalam</w:t>
      </w:r>
      <w:r w:rsidRPr="007C3DD9">
        <w:rPr>
          <w:rFonts w:ascii="Times New Roman" w:hAnsi="Times New Roman" w:cs="Times New Roman"/>
          <w:color w:val="8B888F"/>
        </w:rPr>
        <w:t>"}</w:t>
      </w:r>
    </w:p>
    <w:p w14:paraId="4D3A96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};</w:t>
      </w:r>
    </w:p>
    <w:p w14:paraId="5BBA2C9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FC618D"/>
        </w:rPr>
        <w:t>const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HARI[]      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Minggu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Senin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Selasa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Rabu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Kamis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Jumat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Sabtu</w:t>
      </w:r>
      <w:r w:rsidRPr="007C3DD9">
        <w:rPr>
          <w:rFonts w:ascii="Times New Roman" w:hAnsi="Times New Roman" w:cs="Times New Roman"/>
          <w:color w:val="8B888F"/>
        </w:rPr>
        <w:t>"};</w:t>
      </w:r>
    </w:p>
    <w:p w14:paraId="104E9A2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27D25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## Modul 4 -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Struct</w:t>
      </w:r>
      <w:proofErr w:type="spellEnd"/>
    </w:p>
    <w:p w14:paraId="060B33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6BC51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struct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alamat</w:t>
      </w:r>
    </w:p>
    <w:p w14:paraId="319C6D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struct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Alamat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91E39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jalan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7A0F8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kecamatan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563E0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kelurahan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3B2C4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};</w:t>
      </w:r>
    </w:p>
    <w:p w14:paraId="4C1DC24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CB1F6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struct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penduduk</w:t>
      </w:r>
    </w:p>
    <w:p w14:paraId="4246AF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struct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CC792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F4919A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26A86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nik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3BAAF4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86BC4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ttl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96062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5AD4E6"/>
        </w:rPr>
        <w:t>Alamat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alamat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1AE31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telepon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2B811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usia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A8192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gender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GENDER</w:t>
      </w:r>
    </w:p>
    <w:p w14:paraId="67CB49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agama  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AGAMA</w:t>
      </w:r>
    </w:p>
    <w:p w14:paraId="7CDE90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GOLDAR</w:t>
      </w:r>
    </w:p>
    <w:p w14:paraId="015F8A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STATUSKAWIN</w:t>
      </w:r>
    </w:p>
    <w:p w14:paraId="495B5B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STATUSHIDUP</w:t>
      </w:r>
    </w:p>
    <w:p w14:paraId="50C086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};</w:t>
      </w:r>
    </w:p>
    <w:p w14:paraId="04FB32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3DF6707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/*----------------------------------- PROTOTYPE -----------------------------------*/</w:t>
      </w:r>
    </w:p>
    <w:p w14:paraId="1C8058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2E1413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## Modul 3 - Fungsi dan Prosedur</w:t>
      </w:r>
    </w:p>
    <w:p w14:paraId="168F93C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D25070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tampilan mode penduduk</w:t>
      </w:r>
    </w:p>
    <w:p w14:paraId="308A3C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menuMasukPenduduk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// menu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login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atau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signup</w:t>
      </w:r>
      <w:proofErr w:type="spellEnd"/>
    </w:p>
    <w:p w14:paraId="425222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logInPenduduk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// log in penduduk</w:t>
      </w:r>
    </w:p>
    <w:p w14:paraId="640566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signUpPenduduk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penduduk</w:t>
      </w:r>
    </w:p>
    <w:p w14:paraId="3E477F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menuPenduduk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// menu di akun penduduk</w:t>
      </w:r>
    </w:p>
    <w:p w14:paraId="580392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isiFormulirPenduduk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&amp;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// isi formulir penduduk</w:t>
      </w:r>
    </w:p>
    <w:p w14:paraId="1C2829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cancelForm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notif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batal mengisi formulir</w:t>
      </w:r>
    </w:p>
    <w:p w14:paraId="4BD93F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tampilkanData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// tampilkan data diri penduduk</w:t>
      </w:r>
    </w:p>
    <w:p w14:paraId="685570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ubahDataDiri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&amp;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// ubah data diri penduduk</w:t>
      </w:r>
    </w:p>
    <w:p w14:paraId="30DB0B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E494C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tampilan mode pemerintah</w:t>
      </w:r>
    </w:p>
    <w:p w14:paraId="3D11C4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logInPemerintah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// log in pemerintah</w:t>
      </w:r>
    </w:p>
    <w:p w14:paraId="6DB5EE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menuPemerintah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// menu di akun pemerintah</w:t>
      </w:r>
    </w:p>
    <w:p w14:paraId="7790CA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tampilkanDiagram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// tampilkan diagram data penduduk</w:t>
      </w:r>
    </w:p>
    <w:p w14:paraId="08C27C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// tampilkan seluruh data penduduk</w:t>
      </w:r>
    </w:p>
    <w:p w14:paraId="281D4E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// hapus data penduduk</w:t>
      </w:r>
    </w:p>
    <w:p w14:paraId="0760CB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ubahStatusHidup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277CCF1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A2281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diagram</w:t>
      </w:r>
    </w:p>
    <w:p w14:paraId="18C815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diagramKecamatan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// diagram berdasarkan kecamatan</w:t>
      </w:r>
    </w:p>
    <w:p w14:paraId="4EE64E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diagramGender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// diagram berdasarkan gender</w:t>
      </w:r>
    </w:p>
    <w:p w14:paraId="745FF1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// diagram berdasarkan status hidup</w:t>
      </w:r>
    </w:p>
    <w:p w14:paraId="1FD2E8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diagramUsia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// diagram berdasarkan usia</w:t>
      </w:r>
    </w:p>
    <w:p w14:paraId="79321B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diagramAgama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// diagram berdasarkan agama</w:t>
      </w:r>
    </w:p>
    <w:p w14:paraId="124C9F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diagramGolDar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// diagram berdasarkan golongan darah</w:t>
      </w:r>
    </w:p>
    <w:p w14:paraId="208EBF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diagramStatusKawin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// diagram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berdasarkna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status</w:t>
      </w:r>
    </w:p>
    <w:p w14:paraId="1F5168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12C46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tampilan opsi</w:t>
      </w:r>
    </w:p>
    <w:p w14:paraId="6A8CD7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// opsi saat mengisi formulir</w:t>
      </w:r>
    </w:p>
    <w:p w14:paraId="3828E2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37A7F1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tabel</w:t>
      </w:r>
    </w:p>
    <w:p w14:paraId="5D6B6B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tabel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nama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tanggal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tabel data penduduk</w:t>
      </w:r>
    </w:p>
    <w:p w14:paraId="7D042F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4A011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write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&amp;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read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txt</w:t>
      </w:r>
      <w:proofErr w:type="spellEnd"/>
    </w:p>
    <w:p w14:paraId="2BBD022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importFromTxt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// ambil semua data dari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txt</w:t>
      </w:r>
      <w:proofErr w:type="spellEnd"/>
    </w:p>
    <w:p w14:paraId="0D08D8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appendToTxt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// tambahkan data baru ke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txt</w:t>
      </w:r>
      <w:proofErr w:type="spellEnd"/>
    </w:p>
    <w:p w14:paraId="2763BF4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deleteFromTxt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// hapus data tertentu dari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txt</w:t>
      </w:r>
      <w:proofErr w:type="spellEnd"/>
    </w:p>
    <w:p w14:paraId="38AD5C3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updateToTxt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// ubah data tertentu di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txt</w:t>
      </w:r>
      <w:proofErr w:type="spellEnd"/>
    </w:p>
    <w:p w14:paraId="6DB83D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00AA14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&amp;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 </w:t>
      </w:r>
    </w:p>
    <w:p w14:paraId="42D998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searchNIK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// cari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NIK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binary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</w:t>
      </w:r>
      <w:proofErr w:type="spellEnd"/>
    </w:p>
    <w:p w14:paraId="30C113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sortNIK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berdasarkan nik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insertion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</w:p>
    <w:p w14:paraId="7A1CE7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swap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*</w:t>
      </w:r>
      <w:r w:rsidRPr="007C3DD9">
        <w:rPr>
          <w:rFonts w:ascii="Times New Roman" w:hAnsi="Times New Roman" w:cs="Times New Roman"/>
          <w:i/>
          <w:iCs/>
          <w:color w:val="FD9353"/>
        </w:rPr>
        <w:t>elemen1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*</w:t>
      </w:r>
      <w:r w:rsidRPr="007C3DD9">
        <w:rPr>
          <w:rFonts w:ascii="Times New Roman" w:hAnsi="Times New Roman" w:cs="Times New Roman"/>
          <w:i/>
          <w:iCs/>
          <w:color w:val="FD9353"/>
        </w:rPr>
        <w:t>elemen2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// tukar tempat elemen </w:t>
      </w:r>
    </w:p>
    <w:p w14:paraId="41D9E7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partition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low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// partisi untuk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quick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</w:p>
    <w:p w14:paraId="5F94B4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sortNamaLengkap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low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berdasarkan nama lengkap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quick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</w:p>
    <w:p w14:paraId="66D61B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sortTanggal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berdasarkan tanggal diperbarui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shell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</w:p>
    <w:p w14:paraId="3EE458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indexElemen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array</w:t>
      </w:r>
      <w:proofErr w:type="spellEnd"/>
      <w:r w:rsidRPr="007C3DD9">
        <w:rPr>
          <w:rFonts w:ascii="Times New Roman" w:hAnsi="Times New Roman" w:cs="Times New Roman"/>
          <w:color w:val="8B888F"/>
        </w:rPr>
        <w:t>[],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cari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cari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elemen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sequential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</w:t>
      </w:r>
      <w:proofErr w:type="spellEnd"/>
    </w:p>
    <w:p w14:paraId="591233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A45F4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tambahan</w:t>
      </w:r>
    </w:p>
    <w:p w14:paraId="58CB27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warna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// ganti warna</w:t>
      </w:r>
    </w:p>
    <w:p w14:paraId="04C819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x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y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// ganti posisi</w:t>
      </w:r>
    </w:p>
    <w:p w14:paraId="0B7D77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color w:val="5AD4E6"/>
        </w:rPr>
        <w:t>tm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*</w:t>
      </w:r>
      <w:proofErr w:type="spellStart"/>
      <w:r w:rsidRPr="007C3DD9">
        <w:rPr>
          <w:rFonts w:ascii="Times New Roman" w:hAnsi="Times New Roman" w:cs="Times New Roman"/>
          <w:color w:val="7BD88F"/>
        </w:rPr>
        <w:t>timeNow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// waktu sekarang</w:t>
      </w:r>
    </w:p>
    <w:p w14:paraId="6768EA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hariIni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// tanggal hari ini</w:t>
      </w:r>
    </w:p>
    <w:p w14:paraId="3F01CE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random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// angka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random</w:t>
      </w:r>
      <w:proofErr w:type="spellEnd"/>
    </w:p>
    <w:p w14:paraId="4367FB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// bersihkan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buffer</w:t>
      </w:r>
      <w:proofErr w:type="spellEnd"/>
    </w:p>
    <w:p w14:paraId="0721590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logInBerhasil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[],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memastikan nik dan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pw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benar</w:t>
      </w:r>
    </w:p>
    <w:p w14:paraId="2560112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// banyak data tersimpan</w:t>
      </w:r>
    </w:p>
    <w:p w14:paraId="717F72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ascii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jumlah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warna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dekorasi tampilan</w:t>
      </w:r>
    </w:p>
    <w:p w14:paraId="416B41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jumlah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warna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batang diagram</w:t>
      </w:r>
    </w:p>
    <w:p w14:paraId="4ACF0D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formulirTerisi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// cek apakah formulir sudah diisi</w:t>
      </w:r>
    </w:p>
    <w:p w14:paraId="0448C6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panjang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50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// hapus tulisan pada terminal</w:t>
      </w:r>
    </w:p>
    <w:p w14:paraId="770620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// banyak data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sudah diisi</w:t>
      </w:r>
    </w:p>
    <w:p w14:paraId="412C5E4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// ambil tanggal dari format tanggal (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>)</w:t>
      </w:r>
    </w:p>
    <w:p w14:paraId="5E29B8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// ambil bulan dari format tanggal (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) </w:t>
      </w:r>
    </w:p>
    <w:p w14:paraId="01852C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// ambil tahun dari format tanggal (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>)</w:t>
      </w:r>
    </w:p>
    <w:p w14:paraId="6D0323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C6F34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cek pengisian formulir</w:t>
      </w:r>
    </w:p>
    <w:p w14:paraId="414DF3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isAngka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// memastikan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diisi angka saja</w:t>
      </w:r>
    </w:p>
    <w:p w14:paraId="66912C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// memastikan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diisi spasi saja</w:t>
      </w:r>
    </w:p>
    <w:p w14:paraId="6A6980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tanggal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// memastikan sesuai ketentuan tanggal</w:t>
      </w:r>
    </w:p>
    <w:p w14:paraId="6C6992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bulan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// memastikan sesuai ketentuan bulan</w:t>
      </w:r>
    </w:p>
    <w:p w14:paraId="2913152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tahun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// memastikan sesuai ketentuan tahun</w:t>
      </w:r>
    </w:p>
    <w:p w14:paraId="5C1EEB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[]);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// memastikan sesuai ketentuan nik</w:t>
      </w:r>
    </w:p>
    <w:p w14:paraId="294737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isTelp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telp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// memastikan sesuai ketentuan telepon</w:t>
      </w:r>
    </w:p>
    <w:p w14:paraId="2C2D36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D81B3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## Modul 2 -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Array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Pointer</w:t>
      </w:r>
      <w:proofErr w:type="spellEnd"/>
    </w:p>
    <w:p w14:paraId="53C596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E3920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data tersimpan</w:t>
      </w:r>
    </w:p>
    <w:p w14:paraId="50AB6E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5AD4E6"/>
        </w:rPr>
        <w:t>STORAGE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5BBECA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6CB346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/*----------------------------------- MAIN PROGRAM -----------------------------------*/</w:t>
      </w:r>
    </w:p>
    <w:p w14:paraId="022665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61222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main</w:t>
      </w:r>
      <w:r w:rsidRPr="007C3DD9">
        <w:rPr>
          <w:rFonts w:ascii="Times New Roman" w:hAnsi="Times New Roman" w:cs="Times New Roman"/>
          <w:color w:val="8B888F"/>
        </w:rPr>
        <w:t>(){</w:t>
      </w:r>
    </w:p>
    <w:p w14:paraId="50B6A1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default</w:t>
      </w:r>
      <w:proofErr w:type="spellEnd"/>
    </w:p>
    <w:p w14:paraId="095C759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running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// program berjalan</w:t>
      </w:r>
    </w:p>
    <w:p w14:paraId="3B191B1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4D323D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  sign1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warna opsi &amp; tanda 1 - pemerintah</w:t>
      </w:r>
    </w:p>
    <w:p w14:paraId="1B644A3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sign2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warna opsi &amp; tanda 2 - penduduk</w:t>
      </w:r>
    </w:p>
    <w:p w14:paraId="717FFF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sign3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warna opsi &amp; tanda 3 - keluar</w:t>
      </w:r>
    </w:p>
    <w:p w14:paraId="5688947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0B53D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running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4176C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21BD4F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importFromTxt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ambil data dari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txt</w:t>
      </w:r>
      <w:proofErr w:type="spellEnd"/>
    </w:p>
    <w:p w14:paraId="76AFF0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698B1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tampilan ----------------------------------------</w:t>
      </w:r>
    </w:p>
    <w:p w14:paraId="3AE373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2CE672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warna tanda saat memilih opsi</w:t>
      </w:r>
    </w:p>
    <w:p w14:paraId="0357C9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9DB77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38303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4205A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469A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bersihkan terminal</w:t>
      </w:r>
    </w:p>
    <w:p w14:paraId="579922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28BD51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batas atas</w:t>
      </w:r>
    </w:p>
    <w:p w14:paraId="01E7B0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</w:p>
    <w:p w14:paraId="3060B7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97BE50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10EDC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23A27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</w:t>
      </w:r>
    </w:p>
    <w:p w14:paraId="6C0A30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PENDATAAN PENDUDUK KOTA SAMARINDA 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5DFEA6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 Jalankan program sebagai :  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0D4D06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5F0E8D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       ---       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4C539F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F0E7D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menu</w:t>
      </w:r>
    </w:p>
    <w:p w14:paraId="29FA36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opsi 1</w:t>
      </w:r>
    </w:p>
    <w:p w14:paraId="7F09452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Pemerintah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</w:p>
    <w:p w14:paraId="21AEF1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F60E6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opsi 2</w:t>
      </w:r>
    </w:p>
    <w:p w14:paraId="5366FC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Penduduk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</w:p>
    <w:p w14:paraId="30E561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C82E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opsi 3</w:t>
      </w:r>
    </w:p>
    <w:p w14:paraId="1C9D45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Keluar  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</w:p>
    <w:p w14:paraId="588AD5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612429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354575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5A85E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batas bawah</w:t>
      </w:r>
    </w:p>
    <w:p w14:paraId="77404A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86E2D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5CED24D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navigasi ----------------------------------------</w:t>
      </w:r>
    </w:p>
    <w:p w14:paraId="5A66B0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08E51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pilih mode</w:t>
      </w:r>
    </w:p>
    <w:p w14:paraId="5EDC794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mode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B2467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mode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EB52E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7D107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opsi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tersedia</w:t>
      </w:r>
    </w:p>
    <w:p w14:paraId="490E071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switch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mode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A33F0B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5A5E4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ENTER</w:t>
      </w:r>
    </w:p>
    <w:p w14:paraId="784D74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4E7589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0E2991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mode pemerintah</w:t>
      </w:r>
    </w:p>
    <w:p w14:paraId="6BC581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303BA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logInPemerintah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  </w:t>
      </w:r>
    </w:p>
    <w:p w14:paraId="111F09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6EC0FE5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mode penduduk</w:t>
      </w:r>
    </w:p>
    <w:p w14:paraId="7CEB1B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283AA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menuMasukPenduduk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703858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3CA3B31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keluar</w:t>
      </w:r>
    </w:p>
    <w:p w14:paraId="6F1B68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97698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running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  </w:t>
      </w:r>
    </w:p>
    <w:p w14:paraId="25D295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AB198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A3D90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6CE48E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2CFB1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74E288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tekan UP || RIGHT || DOWN || LEFT </w:t>
      </w:r>
    </w:p>
    <w:p w14:paraId="318C7B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757C32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38992A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71109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pilih opsi 1 - pemerintah</w:t>
      </w:r>
    </w:p>
    <w:p w14:paraId="13AF55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8665D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A2E39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A6456A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65D4E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48980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pilih opsi 2 - penduduk</w:t>
      </w:r>
    </w:p>
    <w:p w14:paraId="5A23E3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DD508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0B8A6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6D109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3C70F2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pilih opsi 3 - keluar</w:t>
      </w:r>
    </w:p>
    <w:p w14:paraId="541054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19302B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FDBD4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F7C26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8E69AE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1D0F7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8A7EE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D845D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opsi tidak ada</w:t>
      </w:r>
    </w:p>
    <w:p w14:paraId="69FED6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default</w:t>
      </w:r>
      <w:proofErr w:type="spellEnd"/>
      <w:r w:rsidRPr="007C3DD9">
        <w:rPr>
          <w:rFonts w:ascii="Times New Roman" w:hAnsi="Times New Roman" w:cs="Times New Roman"/>
          <w:color w:val="8B888F"/>
        </w:rPr>
        <w:t>:</w:t>
      </w:r>
    </w:p>
    <w:p w14:paraId="707260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EFBB9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continue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lanjutkan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openPage</w:t>
      </w:r>
      <w:proofErr w:type="spellEnd"/>
    </w:p>
    <w:p w14:paraId="4A0E50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223C8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1DCC0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CCA9F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4595E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38E8E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EFFFD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DB209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program dihentikan</w:t>
      </w:r>
    </w:p>
    <w:p w14:paraId="52139E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</w:p>
    <w:p w14:paraId="55A186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0BA32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22DB4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\n\n\n\n\n\n\n\n\n\n\t\t\t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E68D2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Program dihentikan.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664C9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390F04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A5EDA4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3E924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22801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53DDE8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331A5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2B587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91171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1D3913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1A64D5C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/* ----------------------------------- TAMPILAN ----------------------------------- */</w:t>
      </w:r>
    </w:p>
    <w:p w14:paraId="53F29A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D2AEA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modul 3 - Fungsi dan Prosedur</w:t>
      </w:r>
    </w:p>
    <w:p w14:paraId="1271D8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penduduk -=-=-=-=-=-=-=-=-=-=-=-=-==-=-=-=-=-=--=-=-=-=-=-=-=-=-=-=-=-=-=-=-=-=-=-</w:t>
      </w:r>
    </w:p>
    <w:p w14:paraId="348DAD0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menuMasukPenduduk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A34DA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8AADB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default</w:t>
      </w:r>
      <w:proofErr w:type="spellEnd"/>
    </w:p>
    <w:p w14:paraId="6DBF77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// selama halaman dibuka</w:t>
      </w:r>
    </w:p>
    <w:p w14:paraId="6565D6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0EDD84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  sign1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login</w:t>
      </w:r>
      <w:proofErr w:type="spellEnd"/>
    </w:p>
    <w:p w14:paraId="63301C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sign2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</w:t>
      </w:r>
      <w:proofErr w:type="spellEnd"/>
    </w:p>
    <w:p w14:paraId="47B7CA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sign3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// kembali</w:t>
      </w:r>
    </w:p>
    <w:p w14:paraId="70D0B9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25E12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E050A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262A0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tampilan ----------------------------------------</w:t>
      </w:r>
    </w:p>
    <w:p w14:paraId="7CAAB8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C7AAC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warna tanda saat memilih opsi</w:t>
      </w:r>
    </w:p>
    <w:p w14:paraId="4941D9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E3C33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69E0A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7F5CA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B61C3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09BC46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// batas atas</w:t>
      </w:r>
    </w:p>
    <w:p w14:paraId="32CA31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// batas bawah</w:t>
      </w:r>
    </w:p>
    <w:p w14:paraId="11DFC12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00144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</w:t>
      </w:r>
    </w:p>
    <w:p w14:paraId="5B9B21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        PENDUDUK            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695944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      Pilih opsi :        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209CAE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5DF87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       ---    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5B6B42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3CDF80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menu</w:t>
      </w:r>
    </w:p>
    <w:p w14:paraId="6561C23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// opsi 1</w:t>
      </w:r>
    </w:p>
    <w:p w14:paraId="726481B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Log In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</w:p>
    <w:p w14:paraId="14D0F2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2EFE26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// opsi 2</w:t>
      </w:r>
    </w:p>
    <w:p w14:paraId="6711A8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E566"/>
        </w:rPr>
        <w:t>Sign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E566"/>
        </w:rPr>
        <w:t>Up</w:t>
      </w:r>
      <w:proofErr w:type="spellEnd"/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</w:p>
    <w:p w14:paraId="2B8C62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43B34B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// opsi 3</w:t>
      </w:r>
    </w:p>
    <w:p w14:paraId="506D5B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Kembali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</w:p>
    <w:p w14:paraId="0E6BFA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5F656B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0CB2A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navigasi ----------------------------------------</w:t>
      </w:r>
    </w:p>
    <w:p w14:paraId="1D3A95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B841D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pilih menu</w:t>
      </w:r>
    </w:p>
    <w:p w14:paraId="467E679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menu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A59FE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menu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99789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59019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opsi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tersedia</w:t>
      </w:r>
    </w:p>
    <w:p w14:paraId="3422E1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switch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menu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928A2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6EA31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ENTER</w:t>
      </w:r>
    </w:p>
    <w:p w14:paraId="4172AE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679354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A26DD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kembali</w:t>
      </w:r>
    </w:p>
    <w:p w14:paraId="5FFF23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9F228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logInPenduduk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39FD66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49634F1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log in</w:t>
      </w:r>
    </w:p>
    <w:p w14:paraId="01DF1F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7D1A0C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signUpPenduduk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7012BE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A12DB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</w:t>
      </w:r>
      <w:proofErr w:type="spellEnd"/>
    </w:p>
    <w:p w14:paraId="607906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E0D23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790B28F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C2FB8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DB535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BCB80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FF36B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UP || RIGHT || DOWN || LEFT</w:t>
      </w:r>
    </w:p>
    <w:p w14:paraId="01E23A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5EE0D5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25967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E2AB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pilih opsi 1 - log in</w:t>
      </w:r>
    </w:p>
    <w:p w14:paraId="14EA74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018023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2BE58D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2077DF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1B552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42227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D4D6B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E16532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598052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// pilih opsi 2 -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</w:t>
      </w:r>
      <w:proofErr w:type="spellEnd"/>
    </w:p>
    <w:p w14:paraId="2AED1B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654159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1716FC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67F003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DBD75B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85944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39FC8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3DF6D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pilih opsi 3 - kembali</w:t>
      </w:r>
    </w:p>
    <w:p w14:paraId="0D6EF7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751FC5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5EF5B2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12DA54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CDEB7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7354F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32C5E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839C6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3B83F5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06F44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794E0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default</w:t>
      </w:r>
      <w:proofErr w:type="spellEnd"/>
      <w:r w:rsidRPr="007C3DD9">
        <w:rPr>
          <w:rFonts w:ascii="Times New Roman" w:hAnsi="Times New Roman" w:cs="Times New Roman"/>
          <w:color w:val="8B888F"/>
        </w:rPr>
        <w:t>:</w:t>
      </w:r>
    </w:p>
    <w:p w14:paraId="0587CB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5A4861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continue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lanjutkan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openPage</w:t>
      </w:r>
      <w:proofErr w:type="spellEnd"/>
    </w:p>
    <w:p w14:paraId="53BA2CE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285870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3E0EA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6957C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FD610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025005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2EA4F6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1F4BF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2568E14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3972D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logInPenduduk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9B7584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9C2DB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36FC98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29278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dekorasi</w:t>
      </w:r>
    </w:p>
    <w:p w14:paraId="281C7B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batas atas</w:t>
      </w:r>
    </w:p>
    <w:p w14:paraId="67C383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batas bawah</w:t>
      </w:r>
    </w:p>
    <w:p w14:paraId="528B87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DDFB74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</w:p>
    <w:p w14:paraId="1A8726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nik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4DCB222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4EA07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13A81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judul</w:t>
      </w:r>
    </w:p>
    <w:p w14:paraId="5C8C4A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    -*- LOGIN PENDUDUK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D157C4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0C4DCD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masukkan nik</w:t>
      </w:r>
    </w:p>
    <w:p w14:paraId="1FD7E8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NIK      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8EFCB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get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269F3E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5BDBD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masukkan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password</w:t>
      </w:r>
      <w:proofErr w:type="spellEnd"/>
    </w:p>
    <w:p w14:paraId="2B08A7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proofErr w:type="spellStart"/>
      <w:r w:rsidRPr="007C3DD9">
        <w:rPr>
          <w:rFonts w:ascii="Times New Roman" w:hAnsi="Times New Roman" w:cs="Times New Roman"/>
          <w:color w:val="FCE566"/>
        </w:rPr>
        <w:t>Password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5FCA5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485ECBD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7C013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EC1F8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26536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login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berhasil</w:t>
      </w:r>
    </w:p>
    <w:p w14:paraId="4FD5C9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logInBerhasil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7A357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067A6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SUCCESS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36758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  Log in berhasil!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EA87DC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0EEED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092C54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4BF2E0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searchNIK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nik</w:t>
      </w:r>
    </w:p>
    <w:p w14:paraId="355549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menuPenduduk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masuk ke akun sesuai nik</w:t>
      </w:r>
    </w:p>
    <w:p w14:paraId="24033B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2B0FB0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login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gagal</w:t>
      </w:r>
    </w:p>
    <w:p w14:paraId="13E33A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F46FE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1AA36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69FF43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    Log in gagal!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0DD38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1BB64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D0945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7BF0D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77EF6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5CCC53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5AC41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signUpPenduduk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C4D0F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358652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12DB0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0DB2F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dekorasi</w:t>
      </w:r>
    </w:p>
    <w:p w14:paraId="43BBE04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batas atas</w:t>
      </w:r>
    </w:p>
    <w:p w14:paraId="1997FC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batas bawah</w:t>
      </w:r>
    </w:p>
    <w:p w14:paraId="76BEAC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BE296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</w:p>
    <w:p w14:paraId="0EA2336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F99E9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EAD33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judul</w:t>
      </w:r>
    </w:p>
    <w:p w14:paraId="6596DC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    -*- SIGN UP PENDUDUK        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7A85D4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0E58C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masukkan nama</w:t>
      </w:r>
    </w:p>
    <w:p w14:paraId="5E71E1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Nama Lengkap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1D1BB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603C9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A49E9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masukkan nik</w:t>
      </w:r>
    </w:p>
    <w:p w14:paraId="5099C8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NIK          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69B03B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get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73E966A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C140E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masukkan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password</w:t>
      </w:r>
      <w:proofErr w:type="spellEnd"/>
    </w:p>
    <w:p w14:paraId="0871AC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proofErr w:type="spellStart"/>
      <w:r w:rsidRPr="007C3DD9">
        <w:rPr>
          <w:rFonts w:ascii="Times New Roman" w:hAnsi="Times New Roman" w:cs="Times New Roman"/>
          <w:color w:val="FCE566"/>
        </w:rPr>
        <w:t>Password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BED82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31B1CDB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D2CD2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B8D77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D2EFA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gagal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- nik sudah ada</w:t>
      </w:r>
    </w:p>
    <w:p w14:paraId="1E3D16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searchNIK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!=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8A2828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  NIK telah terdaftar!        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D75A2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24F52EB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gagal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- nik salah</w:t>
      </w:r>
    </w:p>
    <w:p w14:paraId="6D0DA1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isNIK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EF9C4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NIK yang dimasukkan tidak valid! 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EE8DF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6E343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gagal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- nama dikosongkan</w:t>
      </w:r>
    </w:p>
    <w:p w14:paraId="27957C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CCAA2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Nama tidak boleh kosong!     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4D13F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A8905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gagal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password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dikosongkan</w:t>
      </w:r>
    </w:p>
    <w:p w14:paraId="1597317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45242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proofErr w:type="spellStart"/>
      <w:r w:rsidRPr="007C3DD9">
        <w:rPr>
          <w:rFonts w:ascii="Times New Roman" w:hAnsi="Times New Roman" w:cs="Times New Roman"/>
          <w:color w:val="FCE566"/>
        </w:rPr>
        <w:t>Password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tidak boleh kosong!    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2BEDA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ECD7E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berhasil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sign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</w:t>
      </w:r>
      <w:proofErr w:type="spellEnd"/>
    </w:p>
    <w:p w14:paraId="1C68BF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9955B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71E9CB6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hariIni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ubah tanggal diperbarui</w:t>
      </w:r>
    </w:p>
    <w:p w14:paraId="312C9E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// status hidup = hidup</w:t>
      </w:r>
    </w:p>
    <w:p w14:paraId="17C214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B9CC1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appendToTxt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pendudukBaru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// tambahkan ke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eksternal</w:t>
      </w:r>
    </w:p>
    <w:p w14:paraId="17AB60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49157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SUCCESS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Akun telah berhasil didaftarkan! 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6C45B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6015F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DADD7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1390C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34AA0A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A6081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635F5D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C855A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menuPenduduk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2FE84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793792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dipakai</w:t>
      </w:r>
    </w:p>
    <w:p w14:paraId="63F21B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// selama buka halaman</w:t>
      </w:r>
    </w:p>
    <w:p w14:paraId="5A238E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  sign1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keluar</w:t>
      </w:r>
    </w:p>
    <w:p w14:paraId="211DCA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sign2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isi data diri</w:t>
      </w:r>
    </w:p>
    <w:p w14:paraId="0EDDCF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sign3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tampilkan data diri</w:t>
      </w:r>
    </w:p>
    <w:p w14:paraId="6E7445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opsi4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sign4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ubah data diri</w:t>
      </w:r>
    </w:p>
    <w:p w14:paraId="7DABBCD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07938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576E5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tampilan ----------------------------------------</w:t>
      </w:r>
    </w:p>
    <w:p w14:paraId="3D5102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67EA1A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warna tanda saat memilih opsi</w:t>
      </w:r>
    </w:p>
    <w:p w14:paraId="1B06DF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1B798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B65DA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D7004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sign4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opsi4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D6300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20B7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43A8BA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50B5A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F88D3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</w:t>
      </w:r>
    </w:p>
    <w:p w14:paraId="2F1CED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  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dekorasi atas</w:t>
      </w:r>
    </w:p>
    <w:p w14:paraId="03D1457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  PENDUDUK  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E6380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A33B8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dekorasi bawah</w:t>
      </w:r>
    </w:p>
    <w:p w14:paraId="4D4860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CB9B3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B25BA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                        </w:t>
      </w:r>
    </w:p>
    <w:p w14:paraId="617A94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  Selamat datang,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!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</w:p>
    <w:p w14:paraId="368E55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D767B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576D5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menu</w:t>
      </w:r>
    </w:p>
    <w:p w14:paraId="0AFBFE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06C2C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Keluar             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opsi 1</w:t>
      </w:r>
    </w:p>
    <w:p w14:paraId="5101DA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F396C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90DEA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Isi data diri      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opsi 2</w:t>
      </w:r>
    </w:p>
    <w:p w14:paraId="55DE88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5201A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B9695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Tampilkan data diri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opsi 3</w:t>
      </w:r>
    </w:p>
    <w:p w14:paraId="6AE262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FA1A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AD988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Ubah data diri   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opsi 4</w:t>
      </w:r>
    </w:p>
    <w:p w14:paraId="664A61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4E91BA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47BA46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02854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navigasi ----------------------------------------</w:t>
      </w:r>
    </w:p>
    <w:p w14:paraId="363848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85366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pilih menu</w:t>
      </w:r>
    </w:p>
    <w:p w14:paraId="229895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menu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2BACE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menu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38939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27312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key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ditekan</w:t>
      </w:r>
    </w:p>
    <w:p w14:paraId="339E43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switch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menu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990EC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7BCAB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ENTER</w:t>
      </w:r>
    </w:p>
    <w:p w14:paraId="0C0871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3B046D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3DA14B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kembali</w:t>
      </w:r>
    </w:p>
    <w:p w14:paraId="5058EE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ECFA9C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    </w:t>
      </w:r>
    </w:p>
    <w:p w14:paraId="7FB266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A04EA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isi formulir</w:t>
      </w:r>
    </w:p>
    <w:p w14:paraId="29A94EC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F409F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isiFormulirPenduduk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4D3E93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4BD9D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tampilkan data diri</w:t>
      </w:r>
    </w:p>
    <w:p w14:paraId="295100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239BCA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tampilkanData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     </w:t>
      </w:r>
    </w:p>
    <w:p w14:paraId="2AC0C9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04228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ubah data diri</w:t>
      </w:r>
    </w:p>
    <w:p w14:paraId="56AE0E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opsi4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E6B72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ubahDataDiri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      </w:t>
      </w:r>
    </w:p>
    <w:p w14:paraId="2B12178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01DF5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6D9B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FF4D3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E74E5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UP || DOWN</w:t>
      </w:r>
    </w:p>
    <w:p w14:paraId="458D9F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65366E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434583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72961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opsi 1 - keluar</w:t>
      </w:r>
    </w:p>
    <w:p w14:paraId="298550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A6F61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E01FA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D02D1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003478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opsi 2 - isi formulir</w:t>
      </w:r>
    </w:p>
    <w:p w14:paraId="77F90B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283557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216CE5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69A6EC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3D1CF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31C20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91556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529724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opsi 3 - tampilkan data diri</w:t>
      </w:r>
    </w:p>
    <w:p w14:paraId="0B6CD3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68F015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5D705A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opsi4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3A5029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053DF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CC145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opsi4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D8DB2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00003D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opsi 4 - ubah data diri</w:t>
      </w:r>
    </w:p>
    <w:p w14:paraId="2436D0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5F5BE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opsi4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FACC8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2855F4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1A49B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2DC47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7BEC2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switch</w:t>
      </w:r>
      <w:proofErr w:type="spellEnd"/>
    </w:p>
    <w:p w14:paraId="3C31FB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49918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604C87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30036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6A441C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0622AF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163C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## Modul 2 -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Pointer</w:t>
      </w:r>
      <w:proofErr w:type="spellEnd"/>
    </w:p>
    <w:p w14:paraId="0D28BD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isiFormulirPenduduk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&amp;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EE977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dipakai</w:t>
      </w:r>
    </w:p>
    <w:p w14:paraId="0D94E3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3F718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9724C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0DB3D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5E271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</w:p>
    <w:p w14:paraId="1B2835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0A2FE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7FE3F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 halaman</w:t>
      </w:r>
    </w:p>
    <w:p w14:paraId="2FD4C1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         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dekorasi atas</w:t>
      </w:r>
    </w:p>
    <w:p w14:paraId="100936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Formulir Biodata Penduduk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36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dekorasi bawah</w:t>
      </w:r>
    </w:p>
    <w:p w14:paraId="4C7D239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7CC51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744DFB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jika formulir sudah diisi</w:t>
      </w:r>
    </w:p>
    <w:p w14:paraId="6EB146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formulirTerisi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)){</w:t>
      </w:r>
    </w:p>
    <w:p w14:paraId="21E69D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tidak perlu mengisi</w:t>
      </w:r>
    </w:p>
    <w:p w14:paraId="273A1C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SUCCESS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\n\n\t\t\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Anda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telah mengisi formulir ini.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B7592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893A4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31811A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isi formulir - halaman 1</w:t>
      </w:r>
    </w:p>
    <w:p w14:paraId="4D6A6A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67E85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EDAB7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7BDB2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tampilkan nama dan NIK</w:t>
      </w:r>
    </w:p>
    <w:p w14:paraId="737BFA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Nama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Lengkap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nama lengkap</w:t>
      </w:r>
    </w:p>
    <w:p w14:paraId="7643ED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NIK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NIK</w:t>
      </w:r>
    </w:p>
    <w:p w14:paraId="27023F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1C4E8F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tampilkan formulir tempat tanggal lahir</w:t>
      </w:r>
    </w:p>
    <w:p w14:paraId="0CD671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Tempat</w:t>
      </w:r>
      <w:proofErr w:type="spellEnd"/>
      <w:r w:rsidRPr="007C3DD9">
        <w:rPr>
          <w:rFonts w:ascii="Times New Roman" w:hAnsi="Times New Roman" w:cs="Times New Roman"/>
          <w:color w:val="FCE566"/>
        </w:rPr>
        <w:t>/Tanggal Lahir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9DF87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Tempat    :  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F5CE5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-- isi di bawah ini dengan angka   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19ECAA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Tanggal   : 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2757E90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Bulan     : 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729434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Tahun     :  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3AB19C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AC453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tampilkan formulir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no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telepon</w:t>
      </w:r>
    </w:p>
    <w:p w14:paraId="68D4EE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No</w:t>
      </w:r>
      <w:proofErr w:type="spellEnd"/>
      <w:r w:rsidRPr="007C3DD9">
        <w:rPr>
          <w:rFonts w:ascii="Times New Roman" w:hAnsi="Times New Roman" w:cs="Times New Roman"/>
          <w:color w:val="FCE566"/>
        </w:rPr>
        <w:t>. Telepon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 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4BC926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7EE619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isi tempat</w:t>
      </w:r>
    </w:p>
    <w:p w14:paraId="5C6C21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tempat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B5116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tempat</w:t>
      </w:r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0E7E0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A9986E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tempat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7ED8DC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6080B4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490D1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2CB70F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isi tanggal, bulan, tahun</w:t>
      </w:r>
    </w:p>
    <w:p w14:paraId="51B89E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tahunIni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timeNow</w:t>
      </w:r>
      <w:proofErr w:type="spellEnd"/>
      <w:r w:rsidRPr="007C3DD9">
        <w:rPr>
          <w:rFonts w:ascii="Times New Roman" w:hAnsi="Times New Roman" w:cs="Times New Roman"/>
          <w:color w:val="8B888F"/>
        </w:rPr>
        <w:t>()-&gt;</w:t>
      </w:r>
      <w:proofErr w:type="spellStart"/>
      <w:r w:rsidRPr="007C3DD9">
        <w:rPr>
          <w:rFonts w:ascii="Times New Roman" w:hAnsi="Times New Roman" w:cs="Times New Roman"/>
          <w:color w:val="F7F1FF"/>
        </w:rPr>
        <w:t>tm_year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1900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29BC8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],</w:t>
      </w:r>
      <w:r w:rsidRPr="007C3DD9">
        <w:rPr>
          <w:rFonts w:ascii="Times New Roman" w:hAnsi="Times New Roman" w:cs="Times New Roman"/>
          <w:color w:val="F7F1FF"/>
        </w:rPr>
        <w:t xml:space="preserve"> jarak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D726E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A0EE0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7B88C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DFCA8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selama pengisian sesuai syarat</w:t>
      </w:r>
    </w:p>
    <w:p w14:paraId="20CF54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CE7984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12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BC9566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12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26045D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09308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jika isi telah sesuai syarat pengisian</w:t>
      </w:r>
    </w:p>
    <w:p w14:paraId="73AB05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030EE9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fail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// isi bukan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string</w:t>
      </w:r>
      <w:proofErr w:type="spellEnd"/>
    </w:p>
    <w:p w14:paraId="6E2E36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7DE117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syarat tanggal</w:t>
      </w:r>
    </w:p>
    <w:p w14:paraId="3F624C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syarat bulan</w:t>
      </w:r>
    </w:p>
    <w:p w14:paraId="39162E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syarat tahun</w:t>
      </w:r>
    </w:p>
    <w:p w14:paraId="2310CF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</w:p>
    <w:p w14:paraId="56E2BA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// berhenti isi</w:t>
      </w:r>
    </w:p>
    <w:p w14:paraId="531A7A0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39C72B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bersihkan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cin</w:t>
      </w:r>
      <w:proofErr w:type="spellEnd"/>
    </w:p>
    <w:p w14:paraId="28D2A9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4C964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D238D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jarak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7EBDF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EE157C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5F1FF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simpan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ttl</w:t>
      </w:r>
      <w:proofErr w:type="spellEnd"/>
    </w:p>
    <w:p w14:paraId="0FD0B7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ttl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tempat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,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to_string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-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52290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        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to_string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-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to_string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</w:p>
    <w:p w14:paraId="2A0500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CFE92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simpan usia</w:t>
      </w:r>
    </w:p>
    <w:p w14:paraId="6D5923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usia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tahunIni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0FC295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6F222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isi nomor telepon</w:t>
      </w:r>
    </w:p>
    <w:p w14:paraId="0224E48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noTelp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C60C0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isTelp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noTelp</w:t>
      </w:r>
      <w:proofErr w:type="spellEnd"/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6D2431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26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B63703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26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noTelp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40D4B8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BBDEF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089EC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simpan nomor telepon</w:t>
      </w:r>
    </w:p>
    <w:p w14:paraId="464FE9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telepon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noTelp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2C6FE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27226A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E6758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0DC54D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halaman 2</w:t>
      </w:r>
    </w:p>
    <w:p w14:paraId="6538B3C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B56B1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7F059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tampilkan formulir alamat</w:t>
      </w:r>
    </w:p>
    <w:p w14:paraId="3AA43EE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Alamat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A0F2C7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Jalan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329C2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>-- isi dengan memilih angka pada opsi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41E1A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01EA73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tampilkan formulir kecamatan</w:t>
      </w:r>
    </w:p>
    <w:p w14:paraId="1A6052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Kecamatan</w:t>
      </w:r>
      <w:r w:rsidRPr="007C3DD9">
        <w:rPr>
          <w:rFonts w:ascii="Times New Roman" w:hAnsi="Times New Roman" w:cs="Times New Roman"/>
          <w:color w:val="8B888F"/>
        </w:rPr>
        <w:t>");</w:t>
      </w:r>
    </w:p>
    <w:p w14:paraId="7C5637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2A0F7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</w:p>
    <w:p w14:paraId="443845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jalan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DE087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9AB7B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2A66C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isi jalan</w:t>
      </w:r>
    </w:p>
    <w:p w14:paraId="759D4C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jalan</w:t>
      </w:r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E8A01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F63FC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jalan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39D3A8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805B0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D5D3E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isi kecamatan</w:t>
      </w:r>
    </w:p>
    <w:p w14:paraId="5D3D63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71E38B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D72351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16CB7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fail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2B6A6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42E46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E4A37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03A6E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CB4F42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5069D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9E4BA2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tampilkan formulir kelurahan</w:t>
      </w:r>
    </w:p>
    <w:p w14:paraId="36C641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KECAMATAN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noKec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</w:p>
    <w:p w14:paraId="6EBBB7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32794A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isi kelurahan</w:t>
      </w:r>
    </w:p>
    <w:p w14:paraId="7233E7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C5392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D2F05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FF066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49B8A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6E0D5D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fail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1D3C2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&amp;&amp;</w:t>
      </w:r>
    </w:p>
    <w:p w14:paraId="03CC66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5377B6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Palaran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= 5 kelurahan</w:t>
      </w:r>
    </w:p>
    <w:p w14:paraId="328F8F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Samarinda Seberang   = 6 kelurahan</w:t>
      </w:r>
    </w:p>
    <w:p w14:paraId="4884C4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Samarinda Ulu        = 8 kelurahan</w:t>
      </w:r>
    </w:p>
    <w:p w14:paraId="2885E0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Samarinda Ilir       = 5 kelurahan</w:t>
      </w:r>
    </w:p>
    <w:p w14:paraId="3308FA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Sungai Utara         = 8 kelurahan</w:t>
      </w:r>
    </w:p>
    <w:p w14:paraId="7A756C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Sungai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Kunjang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= 7 kelurahan</w:t>
      </w:r>
    </w:p>
    <w:p w14:paraId="05C893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Sambutan             = 5 kelurahan</w:t>
      </w:r>
    </w:p>
    <w:p w14:paraId="7ADEB4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Sungai Pinang        = 5 kelurahan</w:t>
      </w:r>
    </w:p>
    <w:p w14:paraId="4CCAD2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Samarinda Kota       = 5 kelurahan</w:t>
      </w:r>
    </w:p>
    <w:p w14:paraId="1BFD0A9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Loa Janan Ilir       = 5 kelurahan</w:t>
      </w:r>
    </w:p>
    <w:p w14:paraId="558B739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1DDEE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A08EB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33BC1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067892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A8D5D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C5A59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jalan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jalan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// simpan jalan</w:t>
      </w:r>
    </w:p>
    <w:p w14:paraId="3115E6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simpan kecamatan</w:t>
      </w:r>
    </w:p>
    <w:p w14:paraId="303B02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kelurahan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simpan kelurahan</w:t>
      </w:r>
    </w:p>
    <w:p w14:paraId="62E52A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C9AB8E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halaman 3</w:t>
      </w:r>
    </w:p>
    <w:p w14:paraId="26B332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halaman 3</w:t>
      </w:r>
    </w:p>
    <w:p w14:paraId="4399E4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1CD08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tampilkan formulir gender, agama,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goldar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>, status kawin</w:t>
      </w:r>
    </w:p>
    <w:p w14:paraId="31DA65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Jenis Kelamin</w:t>
      </w:r>
      <w:r w:rsidRPr="007C3DD9">
        <w:rPr>
          <w:rFonts w:ascii="Times New Roman" w:hAnsi="Times New Roman" w:cs="Times New Roman"/>
          <w:color w:val="8B888F"/>
        </w:rPr>
        <w:t>");</w:t>
      </w:r>
    </w:p>
    <w:p w14:paraId="227A56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Agama</w:t>
      </w:r>
      <w:r w:rsidRPr="007C3DD9">
        <w:rPr>
          <w:rFonts w:ascii="Times New Roman" w:hAnsi="Times New Roman" w:cs="Times New Roman"/>
          <w:color w:val="8B888F"/>
        </w:rPr>
        <w:t>");</w:t>
      </w:r>
    </w:p>
    <w:p w14:paraId="4A62562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Golongan Darah</w:t>
      </w:r>
      <w:r w:rsidRPr="007C3DD9">
        <w:rPr>
          <w:rFonts w:ascii="Times New Roman" w:hAnsi="Times New Roman" w:cs="Times New Roman"/>
          <w:color w:val="8B888F"/>
        </w:rPr>
        <w:t>");</w:t>
      </w:r>
    </w:p>
    <w:p w14:paraId="39905D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Status Perkawinan</w:t>
      </w:r>
      <w:r w:rsidRPr="007C3DD9">
        <w:rPr>
          <w:rFonts w:ascii="Times New Roman" w:hAnsi="Times New Roman" w:cs="Times New Roman"/>
          <w:color w:val="8B888F"/>
        </w:rPr>
        <w:t>");</w:t>
      </w:r>
    </w:p>
    <w:p w14:paraId="726D50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6C1DC2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</w:p>
    <w:p w14:paraId="3627C4F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2EBC41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jarak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71C2D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F0DCB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isi jenis kelamin, agama, golongan darah, status perkawinan</w:t>
      </w:r>
    </w:p>
    <w:p w14:paraId="2F34943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F269C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74366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FCA019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3AB9A8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395502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D5BCA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1581DC9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fail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1F987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  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</w:p>
    <w:p w14:paraId="4CE0192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4C313A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ketentuan jenis kelamin</w:t>
      </w:r>
    </w:p>
    <w:p w14:paraId="17A19B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ketentuan agama</w:t>
      </w:r>
    </w:p>
    <w:p w14:paraId="2DE120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ketentuan golongan darah</w:t>
      </w:r>
    </w:p>
    <w:p w14:paraId="30A292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ketentuan status perkawinan</w:t>
      </w:r>
    </w:p>
    <w:p w14:paraId="67E103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</w:p>
    <w:p w14:paraId="3E5CE3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C8475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0AF44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EEA6B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22CDD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E43432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jarak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573D8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jarak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83557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17DBE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00817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gender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// simpan jenis kelamin</w:t>
      </w:r>
    </w:p>
    <w:p w14:paraId="118C05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agama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// simpan agama</w:t>
      </w:r>
    </w:p>
    <w:p w14:paraId="43BD82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// simpan golongan darah</w:t>
      </w:r>
    </w:p>
    <w:p w14:paraId="584F11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// simpan status perkawinan</w:t>
      </w:r>
    </w:p>
    <w:p w14:paraId="6C710C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7F451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hariIni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tgl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data pembaruan diubah</w:t>
      </w:r>
    </w:p>
    <w:p w14:paraId="02EB91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2227C51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updateToTxt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// perbarui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eksternal</w:t>
      </w:r>
    </w:p>
    <w:p w14:paraId="6ABFB2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730F3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SUCCESS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      Formulir telah berhasil diisi!    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BF3DB4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52ED1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032D3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8F9F9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8E596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&lt;= Keluar </w:t>
      </w:r>
      <w:r w:rsidRPr="007C3DD9">
        <w:rPr>
          <w:rFonts w:ascii="Times New Roman" w:hAnsi="Times New Roman" w:cs="Times New Roman"/>
          <w:color w:val="948AE3"/>
        </w:rPr>
        <w:t>\t\t\t\t\t\t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AD4B8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Lanjutkan =&gt;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DB46A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D5ABA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CC13F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CB5CC08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navigasi ----------------------------------------</w:t>
      </w:r>
    </w:p>
    <w:p w14:paraId="6561417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5F198E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27AED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opsi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0FB0C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0D5B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D82E8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21572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BD7D8F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LEFT</w:t>
      </w:r>
    </w:p>
    <w:p w14:paraId="32AA9A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5EF36E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5519D9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jika ingin keluar saat mengisi formulir</w:t>
      </w:r>
    </w:p>
    <w:p w14:paraId="5BC30C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64CC89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formulirTerisi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cancelForm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keluar saat belum selesai isi</w:t>
      </w:r>
    </w:p>
    <w:p w14:paraId="15CE45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formulirTerisi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// keluar saat sudah selesai isi</w:t>
      </w:r>
    </w:p>
    <w:p w14:paraId="255F41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26139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6E98C7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8BEC4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9951F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8E43B8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6CD29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7B449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ke halaman selanjutnya</w:t>
      </w:r>
    </w:p>
    <w:p w14:paraId="0A7497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5EEA2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ED53F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60482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60EA4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AB706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A889A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65AD56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45E176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 </w:t>
      </w:r>
    </w:p>
    <w:p w14:paraId="758C94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D371C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363CFD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CDA3B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3B2621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0CD18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cancelForm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73F35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digunakan</w:t>
      </w:r>
    </w:p>
    <w:p w14:paraId="6F0160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2DA68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ya1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  ya2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2FE561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tidak1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tidak2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DD5DE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0C565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openNotif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FC88F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warna tanda pada opsi</w:t>
      </w:r>
    </w:p>
    <w:p w14:paraId="1C35F4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ya2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ya1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D00D5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tidak1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ya1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4078C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tidak2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ya2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0A92A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4DE27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batas atas</w:t>
      </w:r>
    </w:p>
    <w:p w14:paraId="39B10E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5889B6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32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6298D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%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3190B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   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2DC05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DC30F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F495A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batas bawah</w:t>
      </w:r>
    </w:p>
    <w:p w14:paraId="6C27179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2C22B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32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DFB12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%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3F625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   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5043DC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EC2985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5C13E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tampilan</w:t>
      </w:r>
    </w:p>
    <w:p w14:paraId="697489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36C1E0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+---------------------------------------------+ 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46DAB5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|                                             | 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4F6648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|     Keluar saat ini tidak akan menyimpan    | 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21F2BB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|          data yang telah Anda isi.          | 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7808568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|                                             | 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72ED80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|       Apakah Anda yakin ingin keluar?       | 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1C71D0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|                                             | 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556103E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|                                             | 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05DE8A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+---------------------------------------------+ 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4580DA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B55F6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opsi ya atau tidak</w:t>
      </w:r>
    </w:p>
    <w:p w14:paraId="2BDDC5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ya1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ya2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Ya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76017E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44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tidak1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tidak2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Tidak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324FD4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B862B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53C93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FE0F6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46D4F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respon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user</w:t>
      </w:r>
      <w:proofErr w:type="spellEnd"/>
    </w:p>
    <w:p w14:paraId="409052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BCCC4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opsi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99C11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366F6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switch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015E4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2EC8D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ENTER</w:t>
      </w:r>
    </w:p>
    <w:p w14:paraId="77EAD6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072D22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98C3F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tidak</w:t>
      </w:r>
    </w:p>
    <w:p w14:paraId="446CD2B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tidak2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DDB84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openNotif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98379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3CBB9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9BA9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ya</w:t>
      </w:r>
    </w:p>
    <w:p w14:paraId="33BBBC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ya2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434C0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6DA18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7F7DAA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A8C1D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C5E03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DB91A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RIGHT || LEFT</w:t>
      </w:r>
    </w:p>
    <w:p w14:paraId="613C26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5B9FEA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20E7C3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63D0E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ya</w:t>
      </w:r>
    </w:p>
    <w:p w14:paraId="1F5322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tidak1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360BE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ya1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1661D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57B42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tidak</w:t>
      </w:r>
    </w:p>
    <w:p w14:paraId="64C0CC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ya1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36428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ya1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48091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3581F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6BA52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5051B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4FEC1F0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switch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case</w:t>
      </w:r>
      <w:proofErr w:type="spellEnd"/>
    </w:p>
    <w:p w14:paraId="307072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4D2EF0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0B2999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5E9B3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1A566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4B88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09BBD8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66484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tampilkanData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9415C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B883F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50A25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1605D8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8F035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2339C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0F51B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</w:t>
      </w:r>
    </w:p>
    <w:p w14:paraId="262E98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dekorasi atas</w:t>
      </w:r>
    </w:p>
    <w:p w14:paraId="6498E6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Biodata Penduduk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58C53E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1F0F3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3CA1E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jika belum isi formulir</w:t>
      </w:r>
    </w:p>
    <w:p w14:paraId="6BFBC5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formulirTerisi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4C659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86B48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</w:p>
    <w:p w14:paraId="06BD73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Harap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isi formulir terlebih dahulu.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D0FED1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57085E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goto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kembali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pergi ke kembali, lewatkan tampilan data</w:t>
      </w:r>
    </w:p>
    <w:p w14:paraId="771D72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FC115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D5D98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tampilkan data</w:t>
      </w:r>
    </w:p>
    <w:p w14:paraId="3AA3FF2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Nama          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080E2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NIK                  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B718B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Tempat/Tanggal Lahir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ttl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E0B0F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Usia          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usia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95CB2A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43E7E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Alamat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C8883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Jalan      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jalan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C2D18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Kelurahan  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KELURAHAN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8B888F"/>
        </w:rPr>
        <w:t>][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kelurahan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90F5F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Kecamatan  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KECAMATAN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</w:p>
    <w:p w14:paraId="5DD9F5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DB2403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No. HP        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telepon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A5666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Jenis Kelamin        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GENDER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gender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FA46B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Agama                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AGAMA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agama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1C633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Golongan Darah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GOLDAR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BB01A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Status Perkawinan    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STATUSKAWIN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DEB8C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Status Hidup  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STATUSHIDUP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06A71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0E8499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948AE3"/>
        </w:rPr>
        <w:t>kembali</w:t>
      </w:r>
      <w:r w:rsidRPr="007C3DD9">
        <w:rPr>
          <w:rFonts w:ascii="Times New Roman" w:hAnsi="Times New Roman" w:cs="Times New Roman"/>
          <w:color w:val="8B888F"/>
        </w:rPr>
        <w:t>: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goto</w:t>
      </w:r>
      <w:proofErr w:type="spellEnd"/>
    </w:p>
    <w:p w14:paraId="1012C78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B7CAF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>&lt;= Kembali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96433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40FC7B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C6D95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opsi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131380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6E472D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jika tekan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arrow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keys</w:t>
      </w:r>
      <w:proofErr w:type="spellEnd"/>
    </w:p>
    <w:p w14:paraId="3BB94D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EF0BC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04709E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F7335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keluar halaman</w:t>
      </w:r>
    </w:p>
    <w:p w14:paraId="31EB35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76018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C85D3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2500662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1B5B10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F92ED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12AAA2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372D80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AE691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A60EB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ubahDataDiri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&amp;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32EAE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0D714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dipakai</w:t>
      </w:r>
    </w:p>
    <w:p w14:paraId="464C1A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</w:p>
    <w:p w14:paraId="709153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242CD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</w:p>
    <w:p w14:paraId="27DB9B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warna opsi</w:t>
      </w:r>
    </w:p>
    <w:p w14:paraId="2EED82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68AA64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6BEA1C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</w:t>
      </w:r>
      <w:r w:rsidRPr="007C3DD9">
        <w:rPr>
          <w:rFonts w:ascii="Times New Roman" w:hAnsi="Times New Roman" w:cs="Times New Roman"/>
          <w:color w:val="5AD4E6"/>
        </w:rPr>
        <w:t>UNSELECT</w:t>
      </w:r>
    </w:p>
    <w:p w14:paraId="0F4DDF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</w:t>
      </w:r>
      <w:r w:rsidRPr="007C3DD9">
        <w:rPr>
          <w:rFonts w:ascii="Times New Roman" w:hAnsi="Times New Roman" w:cs="Times New Roman"/>
          <w:color w:val="8B888F"/>
        </w:rPr>
        <w:t>},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3983AC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warna tanda</w:t>
      </w:r>
    </w:p>
    <w:p w14:paraId="0B8DFD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613880F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4FB7AC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</w:t>
      </w:r>
      <w:r w:rsidRPr="007C3DD9">
        <w:rPr>
          <w:rFonts w:ascii="Times New Roman" w:hAnsi="Times New Roman" w:cs="Times New Roman"/>
          <w:color w:val="5AD4E6"/>
        </w:rPr>
        <w:t>UNSIGNED</w:t>
      </w:r>
    </w:p>
    <w:p w14:paraId="546D8C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09BF0A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10011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opsi</w:t>
      </w:r>
    </w:p>
    <w:p w14:paraId="7A9DD9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Nama Lengkap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NIK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Tempat, Tanggal Lahir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Jenis Kelamin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4AB44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Telepon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Alamat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Agama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Golongan Darah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Status Perkawinan</w:t>
      </w:r>
      <w:r w:rsidRPr="007C3DD9">
        <w:rPr>
          <w:rFonts w:ascii="Times New Roman" w:hAnsi="Times New Roman" w:cs="Times New Roman"/>
          <w:color w:val="8B888F"/>
        </w:rPr>
        <w:t>",</w:t>
      </w:r>
    </w:p>
    <w:p w14:paraId="097E2A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Kembali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483AFE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1A4B5D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8440E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5FC7A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</w:p>
    <w:p w14:paraId="01F17E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88F5C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ED8BC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 halaman</w:t>
      </w:r>
    </w:p>
    <w:p w14:paraId="7BB421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     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4884B4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Mengubah Biodata Diri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5FBD4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921744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2376B3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jika belum isi formulir</w:t>
      </w:r>
    </w:p>
    <w:p w14:paraId="1BDB36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formulirTerisi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3BC28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46EC4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</w:p>
    <w:p w14:paraId="488209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Harap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isi formulir terlebih dahulu.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FA9CF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08416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tunjuk kembali</w:t>
      </w:r>
    </w:p>
    <w:p w14:paraId="165DE5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B2A56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2467B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4FF53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23514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data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ditampilkan</w:t>
      </w:r>
    </w:p>
    <w:p w14:paraId="0971881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dataTerisi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[]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37FB8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   // 0</w:t>
      </w:r>
    </w:p>
    <w:p w14:paraId="35D892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           // 1</w:t>
      </w:r>
    </w:p>
    <w:p w14:paraId="507654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      // 2</w:t>
      </w:r>
    </w:p>
    <w:p w14:paraId="668881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ttl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           // 3</w:t>
      </w:r>
    </w:p>
    <w:p w14:paraId="1DD100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GENDER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gender</w:t>
      </w:r>
      <w:proofErr w:type="spellEnd"/>
      <w:r w:rsidRPr="007C3DD9">
        <w:rPr>
          <w:rFonts w:ascii="Times New Roman" w:hAnsi="Times New Roman" w:cs="Times New Roman"/>
          <w:color w:val="8B888F"/>
        </w:rPr>
        <w:t>],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// 4</w:t>
      </w:r>
    </w:p>
    <w:p w14:paraId="7617B3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telepon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       // 5</w:t>
      </w:r>
    </w:p>
    <w:p w14:paraId="064199D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jalan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  // 6</w:t>
      </w:r>
    </w:p>
    <w:p w14:paraId="1DB8AF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KELURAHAN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8B888F"/>
        </w:rPr>
        <w:t>][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kelurahan</w:t>
      </w:r>
      <w:proofErr w:type="spellEnd"/>
      <w:r w:rsidRPr="007C3DD9">
        <w:rPr>
          <w:rFonts w:ascii="Times New Roman" w:hAnsi="Times New Roman" w:cs="Times New Roman"/>
          <w:color w:val="8B888F"/>
        </w:rPr>
        <w:t>],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7</w:t>
      </w:r>
    </w:p>
    <w:p w14:paraId="51299B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KECAMATAN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8B888F"/>
        </w:rPr>
        <w:t>],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// 8</w:t>
      </w:r>
    </w:p>
    <w:p w14:paraId="4438992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AGAMA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agama</w:t>
      </w:r>
      <w:proofErr w:type="spellEnd"/>
      <w:r w:rsidRPr="007C3DD9">
        <w:rPr>
          <w:rFonts w:ascii="Times New Roman" w:hAnsi="Times New Roman" w:cs="Times New Roman"/>
          <w:color w:val="8B888F"/>
        </w:rPr>
        <w:t>],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  // 9 </w:t>
      </w:r>
    </w:p>
    <w:p w14:paraId="4A57D9B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GOLDAR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8B888F"/>
        </w:rPr>
        <w:t>],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// 10</w:t>
      </w:r>
    </w:p>
    <w:p w14:paraId="274706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STATUSKAWIN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// 11</w:t>
      </w:r>
    </w:p>
    <w:p w14:paraId="6AC148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141916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18CA5F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tampilkan opsi data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ingin diubah</w:t>
      </w:r>
    </w:p>
    <w:p w14:paraId="2BC7D9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CEA76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9C117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reset posisi</w:t>
      </w:r>
    </w:p>
    <w:p w14:paraId="3FB971A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49D7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\n\n\t\t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// posisi opsi kiri</w:t>
      </w:r>
    </w:p>
    <w:p w14:paraId="53CB0C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\n\n\t\t\t\t\t\t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posisi opsi kanan</w:t>
      </w:r>
    </w:p>
    <w:p w14:paraId="2FB2EA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DE472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tanda opsi</w:t>
      </w:r>
    </w:p>
    <w:p w14:paraId="400221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// warna opsi</w:t>
      </w:r>
    </w:p>
    <w:p w14:paraId="2CBDE6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C408B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3338C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B8FD8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85FB5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\n\n\n\t\t\t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AD2103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[Tekan ENTER untuk mengubah data]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7C522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10BA90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04349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jika sedang tidak mengedit</w:t>
      </w:r>
    </w:p>
    <w:p w14:paraId="1069FA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CB5E4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908F6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// tampilkan isian data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ingin diubah</w:t>
      </w:r>
    </w:p>
    <w:p w14:paraId="67F886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45945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2FDDCB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jika opsi ditunjuk  || ditandai</w:t>
      </w:r>
    </w:p>
    <w:p w14:paraId="6AC685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D0B01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A3AC4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alamat</w:t>
      </w:r>
    </w:p>
    <w:p w14:paraId="0B92E45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D4F6B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Jalan      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]</w:t>
      </w:r>
    </w:p>
    <w:p w14:paraId="0AD8EB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Kelurahan  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]</w:t>
      </w:r>
    </w:p>
    <w:p w14:paraId="3ECD4C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Kecamatan  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650667D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CBB5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opsi di sebelah kanan</w:t>
      </w:r>
    </w:p>
    <w:p w14:paraId="3EEF46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C7C856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5015E90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    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dataTerisi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[i+2] karena alamat dipecah (jalan,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kec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,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kel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>)</w:t>
      </w:r>
    </w:p>
    <w:p w14:paraId="739A79A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839E5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opsi di sebelah kiri</w:t>
      </w:r>
    </w:p>
    <w:p w14:paraId="3013B34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ED1890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4783A4E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059B1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2C02BE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0056D19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for</w:t>
      </w:r>
      <w:proofErr w:type="spellEnd"/>
    </w:p>
    <w:p w14:paraId="1DB472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E9FBC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jika sedang mengedit</w:t>
      </w:r>
    </w:p>
    <w:p w14:paraId="411138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CAF7B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3297F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ganti tempat tanggal lahir</w:t>
      </w:r>
    </w:p>
    <w:p w14:paraId="6A1707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082B5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1859F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untuk pengisian formulir</w:t>
      </w:r>
    </w:p>
    <w:p w14:paraId="7E3412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tempat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2EC936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   keterangan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{"</w:t>
      </w:r>
      <w:r w:rsidRPr="007C3DD9">
        <w:rPr>
          <w:rFonts w:ascii="Times New Roman" w:hAnsi="Times New Roman" w:cs="Times New Roman"/>
          <w:color w:val="FCE566"/>
        </w:rPr>
        <w:t>Tanggal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Bulan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Tahun</w:t>
      </w:r>
      <w:r w:rsidRPr="007C3DD9">
        <w:rPr>
          <w:rFonts w:ascii="Times New Roman" w:hAnsi="Times New Roman" w:cs="Times New Roman"/>
          <w:color w:val="8B888F"/>
        </w:rPr>
        <w:t>"};</w:t>
      </w:r>
    </w:p>
    <w:p w14:paraId="782F24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439FB9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18EC3A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tempat</w:t>
      </w:r>
    </w:p>
    <w:p w14:paraId="3CF446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Tempat  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023F2B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C636EE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isi tempat</w:t>
      </w:r>
    </w:p>
    <w:p w14:paraId="1DA39F2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tempat</w:t>
      </w:r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91E05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FB366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tempat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207CE7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2C23A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04876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tanggal, bulan, tahun</w:t>
      </w:r>
    </w:p>
    <w:p w14:paraId="16F37C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5EBCE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keterangan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125455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7135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isi tanggal / bulan / tahun</w:t>
      </w:r>
    </w:p>
    <w:p w14:paraId="3A1B3F4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2579F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36832C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15068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4D048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    // jika isian telah benar, berhenti isi</w:t>
      </w:r>
    </w:p>
    <w:p w14:paraId="2569DA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68DF9D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fail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5B7D9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          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</w:p>
    <w:p w14:paraId="590E1F7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0DDAC3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ketentuan tanggal</w:t>
      </w:r>
    </w:p>
    <w:p w14:paraId="1C8AA4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ketentuan bulan</w:t>
      </w:r>
    </w:p>
    <w:p w14:paraId="0DDF03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   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ketentuan tahun</w:t>
      </w:r>
    </w:p>
    <w:p w14:paraId="3F92AC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</w:p>
    <w:p w14:paraId="78F791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C9EC3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1B23B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2DAC6E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B2488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39813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C2EBE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83DD7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    // simpan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ttl</w:t>
      </w:r>
      <w:proofErr w:type="spellEnd"/>
    </w:p>
    <w:p w14:paraId="777028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ttl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tempat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,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// tempat</w:t>
      </w:r>
    </w:p>
    <w:p w14:paraId="24C4018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   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to_string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-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tanggal</w:t>
      </w:r>
    </w:p>
    <w:p w14:paraId="0E7B64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   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to_string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-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bulan</w:t>
      </w:r>
    </w:p>
    <w:p w14:paraId="2EC754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   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to_string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// tahun</w:t>
      </w:r>
    </w:p>
    <w:p w14:paraId="2FF05D0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32CA0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ubah usia</w:t>
      </w:r>
    </w:p>
    <w:p w14:paraId="5216C7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tahunIni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timeNow</w:t>
      </w:r>
      <w:proofErr w:type="spellEnd"/>
      <w:r w:rsidRPr="007C3DD9">
        <w:rPr>
          <w:rFonts w:ascii="Times New Roman" w:hAnsi="Times New Roman" w:cs="Times New Roman"/>
          <w:color w:val="8B888F"/>
        </w:rPr>
        <w:t>()-&gt;</w:t>
      </w:r>
      <w:proofErr w:type="spellStart"/>
      <w:r w:rsidRPr="007C3DD9">
        <w:rPr>
          <w:rFonts w:ascii="Times New Roman" w:hAnsi="Times New Roman" w:cs="Times New Roman"/>
          <w:color w:val="F7F1FF"/>
        </w:rPr>
        <w:t>tm_year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1900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EFB50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usia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tahunIni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 xml:space="preserve"> jawaban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1A3BAB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E2FAC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ganti alamat</w:t>
      </w:r>
    </w:p>
    <w:p w14:paraId="06047F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5AD5A8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676D1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untuk pengisian</w:t>
      </w:r>
    </w:p>
    <w:p w14:paraId="67482BF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jalan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6CACC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D220D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5E7F2B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jalan</w:t>
      </w:r>
    </w:p>
    <w:p w14:paraId="4FC40E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Jalan  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2F7EEF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jalan</w:t>
      </w:r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3BAA0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19AEA8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jalan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5C7B72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6EC50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2D2D1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kecamatan</w:t>
      </w:r>
    </w:p>
    <w:p w14:paraId="5CADA9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0D4569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Kecamatan</w:t>
      </w:r>
      <w:r w:rsidRPr="007C3DD9">
        <w:rPr>
          <w:rFonts w:ascii="Times New Roman" w:hAnsi="Times New Roman" w:cs="Times New Roman"/>
          <w:color w:val="8B888F"/>
        </w:rPr>
        <w:t>");</w:t>
      </w:r>
    </w:p>
    <w:p w14:paraId="3AEB8F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9FE9D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isi kecamatan</w:t>
      </w:r>
    </w:p>
    <w:p w14:paraId="37F75A6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753A7A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F52F4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C8CEFB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5D511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jika isian sudah benar, berhenti isi;</w:t>
      </w:r>
    </w:p>
    <w:p w14:paraId="5A111D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fail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DB05D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20085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90751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28D3B2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C75D1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EEFDB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2D4D5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kelurahan</w:t>
      </w:r>
    </w:p>
    <w:p w14:paraId="7A176CF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FBB8B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KECAMATAN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noKec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</w:p>
    <w:p w14:paraId="08D83D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ABC62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80FD3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isi kelurahan</w:t>
      </w:r>
    </w:p>
    <w:p w14:paraId="724335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7776E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5BD71C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665ED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F56EE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jika isian sudah benar, berhenti isi</w:t>
      </w:r>
    </w:p>
    <w:p w14:paraId="75067C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14DF78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fail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C17DA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&amp;&amp;</w:t>
      </w:r>
    </w:p>
    <w:p w14:paraId="1A1AAC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0C547E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208C80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492982B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588786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624E69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7544D93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6D4EDA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05156C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21E9CD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2176B7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noKec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noKel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</w:p>
    <w:p w14:paraId="62770F3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C8F8A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79C4CC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DE058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2A011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1C25B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847BC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ubah alamat</w:t>
      </w:r>
    </w:p>
    <w:p w14:paraId="131C56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jalan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jalan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simpan jalan</w:t>
      </w:r>
    </w:p>
    <w:p w14:paraId="412CF1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noKec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simpan kecamatan</w:t>
      </w:r>
    </w:p>
    <w:p w14:paraId="74352F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kelurahan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noKel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simpan kelurahan</w:t>
      </w:r>
    </w:p>
    <w:p w14:paraId="377093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4CE94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gender, agama, golongan darah, status perkawinan</w:t>
      </w:r>
    </w:p>
    <w:p w14:paraId="3410F7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){</w:t>
      </w:r>
    </w:p>
    <w:p w14:paraId="09FA97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6DA0E8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isiInt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</w:p>
    <w:p w14:paraId="50FDBF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tampilkan formulir</w:t>
      </w:r>
    </w:p>
    <w:p w14:paraId="31B000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01E4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BA70B2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</w:p>
    <w:p w14:paraId="226330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letak isian agama</w:t>
      </w:r>
    </w:p>
    <w:p w14:paraId="5242E9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C02CB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239547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isiInt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C6B22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5246D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letak isian gender, golongan darah, status perkawinan</w:t>
      </w:r>
    </w:p>
    <w:p w14:paraId="018492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5E6D3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13585B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isiInt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FAED4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1245F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B6FBF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9027A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jika isian sudah benar, berhenti isi;</w:t>
      </w:r>
    </w:p>
    <w:p w14:paraId="1F2E9D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5A52E3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fail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8F0B9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isiInt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61665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24442E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isiInt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syarat jenis kelamin</w:t>
      </w:r>
    </w:p>
    <w:p w14:paraId="66C018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isiInt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syarat agama</w:t>
      </w:r>
    </w:p>
    <w:p w14:paraId="726BD1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isiInt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syarat golongan darah</w:t>
      </w:r>
    </w:p>
    <w:p w14:paraId="2D47AE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isiInt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syarat status perkawinan</w:t>
      </w:r>
    </w:p>
    <w:p w14:paraId="31F23FC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3585950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0B3F2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276B5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F2E574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FD74D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CBF4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gender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isiInt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simpan gender</w:t>
      </w:r>
    </w:p>
    <w:p w14:paraId="488158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agama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isiInt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simpan agama</w:t>
      </w:r>
    </w:p>
    <w:p w14:paraId="253316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isiInt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simpan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goldar</w:t>
      </w:r>
      <w:proofErr w:type="spellEnd"/>
    </w:p>
    <w:p w14:paraId="33EC3A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isiInt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simpan status kawin</w:t>
      </w:r>
    </w:p>
    <w:p w14:paraId="0881C4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75657D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// nama,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password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>, telepon, nik</w:t>
      </w:r>
    </w:p>
    <w:p w14:paraId="51896E4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0577B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71D0C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tampilkan formulir</w:t>
      </w:r>
    </w:p>
    <w:p w14:paraId="107053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40452D6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    // nama,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password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>, telepon</w:t>
      </w:r>
    </w:p>
    <w:p w14:paraId="38EB30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1AB54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isiStr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</w:p>
    <w:p w14:paraId="14CAF2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D4C2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        // isi nama ||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password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|| telepon </w:t>
      </w:r>
    </w:p>
    <w:p w14:paraId="253D93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isiStr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isTelp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isiStr</w:t>
      </w:r>
      <w:proofErr w:type="spellEnd"/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65862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7C095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isiStr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42441F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A8113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4CBAC4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isiStr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simpan nama lengkap</w:t>
      </w:r>
    </w:p>
    <w:p w14:paraId="249D049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isiStr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simpan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password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</w:p>
    <w:p w14:paraId="36C53A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telepon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isiStr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simpan telepon</w:t>
      </w:r>
    </w:p>
    <w:p w14:paraId="47678B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6A5069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nik</w:t>
      </w:r>
    </w:p>
    <w:p w14:paraId="29E71D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27030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nik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</w:p>
    <w:p w14:paraId="44FA9F9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</w:p>
    <w:p w14:paraId="5DCA44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isi nik</w:t>
      </w:r>
    </w:p>
    <w:p w14:paraId="33B181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isNIK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searchNIK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!=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!=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BCD06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37337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get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3618AE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BDB5B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59590C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3A14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strcpy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nik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simpan nik</w:t>
      </w:r>
    </w:p>
    <w:p w14:paraId="772ACE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403B4B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3DD9DF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5E6F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- ubah data atribut</w:t>
      </w:r>
    </w:p>
    <w:p w14:paraId="43EC80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631AC1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490E2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53EB5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update</w:t>
      </w:r>
      <w:proofErr w:type="spellEnd"/>
    </w:p>
    <w:p w14:paraId="21B635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updateToTxt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63542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45830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639BB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FCA7DC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continue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64805C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41245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editing</w:t>
      </w:r>
      <w:proofErr w:type="spellEnd"/>
    </w:p>
    <w:p w14:paraId="3C0272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501FB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- formulir terisi</w:t>
      </w:r>
    </w:p>
    <w:p w14:paraId="7821C6C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2D4E9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D14D8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3D4CD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Kembali</w:t>
      </w:r>
      <w:proofErr w:type="spellEnd"/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5E9242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&lt;=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C1C69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8F5CC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08C22C2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1C23DE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navigasi ----------------------------------------------------------</w:t>
      </w:r>
    </w:p>
    <w:p w14:paraId="2708BB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50A65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opsi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AF67E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D69C3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switch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D91009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0ECFF9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ENTER</w:t>
      </w:r>
    </w:p>
    <w:p w14:paraId="5BAFAEC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7DD0D8B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015D4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indexElemen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07F15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662BCB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4EE9A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09B18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8F4FD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9BCBC5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8931F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UP || RIGHT || DOWN || LEFT</w:t>
      </w:r>
    </w:p>
    <w:p w14:paraId="5F3B3B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7E5652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50A893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E2F97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indexElemen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2E528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C4363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tekan DOWN</w:t>
      </w:r>
    </w:p>
    <w:p w14:paraId="605D2E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index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1C22F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1AD93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B0D6B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CE044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2BEB8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9BB43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025FB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tekan RIGHT</w:t>
      </w:r>
    </w:p>
    <w:p w14:paraId="2C3B99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index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58B5C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E5831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86071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6DC4D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C8D06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6951F73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tekan UP</w:t>
      </w:r>
    </w:p>
    <w:p w14:paraId="0885FA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index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6FA4E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BA7D3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05C56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6AD7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AEA6F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EBB918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CCB55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tekan LEFT</w:t>
      </w:r>
    </w:p>
    <w:p w14:paraId="6F98AE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index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F5D14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0D674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E3CC3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C24D9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CC427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C3C673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450AB0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5BF1E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keluar halaman</w:t>
      </w:r>
    </w:p>
    <w:p w14:paraId="60026D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81E16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5555F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735A2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F9B81B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7BCB72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6EE43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DB0D08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33BFD4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F7005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377F8EE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switch</w:t>
      </w:r>
      <w:proofErr w:type="spellEnd"/>
    </w:p>
    <w:p w14:paraId="339A2E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CF3E4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39BEC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FCDA8C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4FD164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F1B1CD1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pemerintah -=-=-=-=-=-=-=-=-=-=-=-=-==-=-=-=-=-=--=-=-=-=-=-=-=-=-=-=-=-=-=-=-=-=-=-</w:t>
      </w:r>
    </w:p>
    <w:p w14:paraId="3E2D43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logInPemerintah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984AE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2327B4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5B07B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batas atas</w:t>
      </w:r>
    </w:p>
    <w:p w14:paraId="5E85AC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batas bawah</w:t>
      </w:r>
    </w:p>
    <w:p w14:paraId="492794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</w:p>
    <w:p w14:paraId="0E8130B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</w:t>
      </w:r>
    </w:p>
    <w:p w14:paraId="0D357B4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LOGIN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PEMERINTAH -*-  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judul</w:t>
      </w:r>
    </w:p>
    <w:p w14:paraId="57C5F9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0F8E7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masukkan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username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password</w:t>
      </w:r>
      <w:proofErr w:type="spellEnd"/>
    </w:p>
    <w:p w14:paraId="47C376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username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0A88B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FCE566"/>
        </w:rPr>
        <w:t>Username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username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4CE9F9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FCE566"/>
        </w:rPr>
        <w:t>Password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470F2C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C350A7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E002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berhasil masuk</w:t>
      </w:r>
    </w:p>
    <w:p w14:paraId="71BE5F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username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pemerintah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123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F66E9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1A1E30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SUCCESS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    Log in berhasil!       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327B1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4CACE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3643F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menuPemerintah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57F78B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EA315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gagal masuk</w:t>
      </w:r>
    </w:p>
    <w:p w14:paraId="616A01D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AD632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66519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      Log in gagal!        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F9627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2E6A18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72D87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68B24D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1B56D1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CAEFD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menuPemerintah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03948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09947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digunakan</w:t>
      </w:r>
    </w:p>
    <w:p w14:paraId="1348FF2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270F4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},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warna tulisan menu</w:t>
      </w:r>
    </w:p>
    <w:p w14:paraId="725AF1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                                     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warna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di-SELECT</w:t>
      </w:r>
      <w:proofErr w:type="spellEnd"/>
    </w:p>
    <w:p w14:paraId="25F86A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6213D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4396D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tampilan ---------------------------------------------------------------------------</w:t>
      </w:r>
    </w:p>
    <w:p w14:paraId="2A21AF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95D883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warna tanda bergantung dengan warna opsi</w:t>
      </w:r>
    </w:p>
    <w:p w14:paraId="443F96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675C6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tampilkan data penduduk</w:t>
      </w:r>
    </w:p>
    <w:p w14:paraId="7F4009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tampilkan diagram</w:t>
      </w:r>
    </w:p>
    <w:p w14:paraId="56CAC7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perbarui status hidup</w:t>
      </w:r>
    </w:p>
    <w:p w14:paraId="3C5589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hapus data penduduk</w:t>
      </w:r>
    </w:p>
    <w:p w14:paraId="3895EA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keluar</w:t>
      </w:r>
    </w:p>
    <w:p w14:paraId="6A4C52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0CF61C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8B2A2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</w:p>
    <w:p w14:paraId="581E0C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3DF5B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 dan dekorasi</w:t>
      </w:r>
    </w:p>
    <w:p w14:paraId="7AD20D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26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dekorasi atas</w:t>
      </w:r>
    </w:p>
    <w:p w14:paraId="676B70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  PEMERINTAH  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26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1FC1A0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dekorasi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bawahs</w:t>
      </w:r>
      <w:proofErr w:type="spellEnd"/>
    </w:p>
    <w:p w14:paraId="6230B7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209A0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reset posisi                  </w:t>
      </w:r>
    </w:p>
    <w:p w14:paraId="46620F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B0140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</w:t>
      </w:r>
    </w:p>
    <w:p w14:paraId="3A0A38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 Selamat datang, Pemerintah!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                </w:t>
      </w:r>
    </w:p>
    <w:p w14:paraId="3524A1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 Total penduduk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.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94A9E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EC142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724AB6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menu</w:t>
      </w:r>
    </w:p>
    <w:p w14:paraId="54D003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opsi[0]</w:t>
      </w:r>
    </w:p>
    <w:p w14:paraId="4B338A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Tampilkan data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136147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penduduk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</w:t>
      </w:r>
    </w:p>
    <w:p w14:paraId="15F155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6657F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opsi[1]</w:t>
      </w:r>
    </w:p>
    <w:p w14:paraId="5ED8FE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Tampilkan hasil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45A3C7D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pendataan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3737A0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C2012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577EC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\t\t\t\t\t\t</w:t>
      </w:r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opsi[2]</w:t>
      </w:r>
    </w:p>
    <w:p w14:paraId="04B228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Perbarui status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\n\t\t\t\t\t\t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41D276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penduduk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4229B4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50127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\t\t\t\t\t\t</w:t>
      </w:r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opsi[3]</w:t>
      </w:r>
    </w:p>
    <w:p w14:paraId="285AC04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Hapus data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\n\t\t\t\t\t\t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3C8F4D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penduduk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60A645B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5CD79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sign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// opsi[4]</w:t>
      </w:r>
    </w:p>
    <w:p w14:paraId="16BD5B5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Keluar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966AE4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3392C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37B0E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navigasi ---------------------------------------------------------------------</w:t>
      </w:r>
    </w:p>
    <w:p w14:paraId="52E254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menu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FC17F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menu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D4BF0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567AA1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switch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menu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4F417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ENTER</w:t>
      </w:r>
    </w:p>
    <w:p w14:paraId="4334AF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574B41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D2CBA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tampilkan data penduduk</w:t>
      </w:r>
    </w:p>
    <w:p w14:paraId="380149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479DD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224D4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F1EA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tampilkan diagram data</w:t>
      </w:r>
    </w:p>
    <w:p w14:paraId="20AC478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C4165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tampilkanDiagram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            </w:t>
      </w:r>
    </w:p>
    <w:p w14:paraId="43CDAC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47137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perbarui status</w:t>
      </w:r>
    </w:p>
    <w:p w14:paraId="4658E3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B15FA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ubahStatusHidup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     </w:t>
      </w:r>
    </w:p>
    <w:p w14:paraId="75479D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578457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hapus data penduduk</w:t>
      </w:r>
    </w:p>
    <w:p w14:paraId="0B289D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02D20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hapusDataPenduduk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E3302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5F818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kembali</w:t>
      </w:r>
    </w:p>
    <w:p w14:paraId="69DE38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D2BDB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      </w:t>
      </w:r>
    </w:p>
    <w:p w14:paraId="66984C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BBBA8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94047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213640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CF124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1AD8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UP || RIGHT || DOWN || LEFT</w:t>
      </w:r>
    </w:p>
    <w:p w14:paraId="22F633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5A1F64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16F45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key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ditekan</w:t>
      </w:r>
    </w:p>
    <w:p w14:paraId="24B971C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94E6F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10C0A2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// opsi yang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di-SELECT</w:t>
      </w:r>
      <w:proofErr w:type="spellEnd"/>
    </w:p>
    <w:p w14:paraId="55EEFC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indexElemen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4C62FF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CE37E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opsi[0] - tampilkan data penduduk</w:t>
      </w:r>
    </w:p>
    <w:p w14:paraId="0E6DF8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2BDA45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6FA1C4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2BEF384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34EDE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3B9AA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14C5B2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opsi[1] - tampilkan diagram</w:t>
      </w:r>
    </w:p>
    <w:p w14:paraId="7F50EFB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5F082B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57798B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6CD6F7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0DD4D0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38500B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1DECC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B4963C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986A5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opsi[2] - perbarui status penduduk</w:t>
      </w:r>
    </w:p>
    <w:p w14:paraId="5D8D22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0A7EC7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3CB2D6C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33E79A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71E9EB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CBB2B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437E75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opsi[3] - hapus data penduduk</w:t>
      </w:r>
    </w:p>
    <w:p w14:paraId="657DEF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2B52CC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2279F8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3C512D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115872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930CA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FD15F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E5257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opsi[4] - keluar</w:t>
      </w:r>
    </w:p>
    <w:p w14:paraId="07E0CB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55FB57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</w:p>
    <w:p w14:paraId="2658A9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27087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opsi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207C60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F43B5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39054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// opsi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di-SELECT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sebelumnya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di-UNSELECT</w:t>
      </w:r>
      <w:proofErr w:type="spellEnd"/>
    </w:p>
    <w:p w14:paraId="530F04B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opsi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233B8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indexElemen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5422A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opsi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6554D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17DED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6FD8B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7D71F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2CD75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switch</w:t>
      </w:r>
      <w:proofErr w:type="spellEnd"/>
    </w:p>
    <w:p w14:paraId="7F20BC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5F741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199263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00698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381EBA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D4ACC2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98669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tampilkanDiagram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48B41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D69171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digunakan</w:t>
      </w:r>
    </w:p>
    <w:p w14:paraId="43A6B1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CFD22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kategori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Jenis Kelamin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46248B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warna opsi</w:t>
      </w:r>
    </w:p>
    <w:p w14:paraId="02FCA1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30C6EF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</w:p>
    <w:p w14:paraId="5AE3EFF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},</w:t>
      </w:r>
      <w:r w:rsidRPr="007C3DD9">
        <w:rPr>
          <w:rFonts w:ascii="Times New Roman" w:hAnsi="Times New Roman" w:cs="Times New Roman"/>
          <w:color w:val="F7F1FF"/>
        </w:rPr>
        <w:t xml:space="preserve"> 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// warna tanda</w:t>
      </w:r>
    </w:p>
    <w:p w14:paraId="7578FC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3D7959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</w:p>
    <w:p w14:paraId="736F98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di-SELECT</w:t>
      </w:r>
      <w:proofErr w:type="spellEnd"/>
    </w:p>
    <w:p w14:paraId="1B3A56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81E94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83DB93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</w:p>
    <w:p w14:paraId="32F7F5B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D9A02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5D3D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 halaman</w:t>
      </w:r>
    </w:p>
    <w:p w14:paraId="3C05F4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     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4B8DA5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Diagram Data Penduduk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41BCC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97E55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E93A8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kategori diagram  </w:t>
      </w:r>
    </w:p>
    <w:p w14:paraId="11BAD3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]);</w:t>
      </w:r>
    </w:p>
    <w:p w14:paraId="47589EF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Kecamatan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2DD67B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855C2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  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2D183A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Status Hidup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157A10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6DE81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  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125B3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Jenis Kelamin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3E6B65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92444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3F636C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Usia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6443CB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7D154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549D64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Agama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351D97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B4A8F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68228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Golongan Darah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4A514B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BC177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8113B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Status Perkawinan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083378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39B54F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BBBFB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5A754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jika belum ada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mengisi formulir</w:t>
      </w:r>
    </w:p>
    <w:p w14:paraId="2F5B45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B890C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3B5D8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</w:p>
    <w:p w14:paraId="62461F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Belum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ada data penduduk yang tersimpan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722AE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488127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jika sudah ada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mengisi formulir</w:t>
      </w:r>
    </w:p>
    <w:p w14:paraId="1DC9BF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FC346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17AF3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tampilkan diagram</w:t>
      </w:r>
    </w:p>
    <w:p w14:paraId="44D966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diagramKecamatan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33494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329E2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diagramGender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8E05F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diagramUsia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    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2CF58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diagramAgama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78066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diagramGolDar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3F877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diagramStatusKawin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E198D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54ADC8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3FB22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470F5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reset posisi dan warna</w:t>
      </w:r>
    </w:p>
    <w:p w14:paraId="0C800E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7C86B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banyak data tersimpan </w:t>
      </w:r>
    </w:p>
    <w:p w14:paraId="4ED737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Penduduk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terdaftar    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</w:p>
    <w:p w14:paraId="318BDFF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Penduduk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E566"/>
        </w:rPr>
        <w:t>terverifikasi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E1B04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4D7A4F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ganti halaman</w:t>
      </w:r>
    </w:p>
    <w:p w14:paraId="683CBF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Kembali</w:t>
      </w:r>
      <w:proofErr w:type="spellEnd"/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7D7EF9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tanda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&lt;=  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0B4654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41D2D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E672F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navigasi ----------------------------------------</w:t>
      </w:r>
    </w:p>
    <w:p w14:paraId="27A7CD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</w:t>
      </w:r>
    </w:p>
    <w:p w14:paraId="6B839F3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380A4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opsi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93A5FA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F739B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tekan UP || RIGHT || DOWN || LEFT</w:t>
      </w:r>
    </w:p>
    <w:p w14:paraId="1110FD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3E72E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6EF8E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F3ED3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indexElemen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84ABD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66615A2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UNSELECT opsi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sudah tidak ditunjuk</w:t>
      </w:r>
    </w:p>
    <w:p w14:paraId="3FCBCE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8C774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tanda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6BA96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F22AB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tekan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key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RIGHT</w:t>
      </w:r>
    </w:p>
    <w:p w14:paraId="1022EB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6A965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B9D38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99770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1CD3C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99346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tekan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key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LEFT</w:t>
      </w:r>
    </w:p>
    <w:p w14:paraId="5209A1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6884D6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60D7F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keluar halaman</w:t>
      </w:r>
    </w:p>
    <w:p w14:paraId="0ED940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F7F05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6F6E7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913EE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CAFB9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C6E0EC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53A60E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BA471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DOWN</w:t>
      </w:r>
    </w:p>
    <w:p w14:paraId="1EB591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6AA73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442E29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kembali</w:t>
      </w:r>
    </w:p>
    <w:p w14:paraId="39F575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89F24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tanda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C55F0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7EEA9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9E5D2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0CFECE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3BEFF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159DF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FD94E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E969C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2EBBA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0864DF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UP</w:t>
      </w:r>
    </w:p>
    <w:p w14:paraId="20E2FA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EB4AF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4C72F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87102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indexElemen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tanda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0269F72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63AB7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5AB30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36188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FCADA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432DD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E6992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31F9E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SELECT opsi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ditunjuk</w:t>
      </w:r>
    </w:p>
    <w:p w14:paraId="4F06A8E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warna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D8BAEB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tanda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2B99C4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5AD6A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08CDEE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F3711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5EB7D2A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D18CF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4BCDAC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C6644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A5868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digunakan</w:t>
      </w:r>
    </w:p>
    <w:p w14:paraId="5CB7F2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7E4ED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mode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ASCENDING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447812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sort1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  sort2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sort3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D6AB1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cari1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cari2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11370E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nav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0840D2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indexAwal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9CAF4A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A18F7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ACB5B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167503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halaman</w:t>
      </w:r>
    </w:p>
    <w:p w14:paraId="221E68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indexAwal</w:t>
      </w:r>
      <w:proofErr w:type="spellEnd"/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394DD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10C89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</w:p>
    <w:p w14:paraId="58F3E58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FB8A8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A1ADC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warna tanda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nik</w:t>
      </w:r>
    </w:p>
    <w:p w14:paraId="4383C7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cari2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cari1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18C47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DA628D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 halaman</w:t>
      </w:r>
    </w:p>
    <w:p w14:paraId="1A7A73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  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6AF33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Data Penduduk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A48283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D3C840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5A2C3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mode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02101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\t\t\t\b\b</w:t>
      </w:r>
      <w:r w:rsidRPr="007C3DD9">
        <w:rPr>
          <w:rFonts w:ascii="Times New Roman" w:hAnsi="Times New Roman" w:cs="Times New Roman"/>
          <w:color w:val="FCE566"/>
        </w:rPr>
        <w:t xml:space="preserve">[Tekan SPACE untuk mengubah mode </w:t>
      </w:r>
      <w:proofErr w:type="spellStart"/>
      <w:r w:rsidRPr="007C3DD9">
        <w:rPr>
          <w:rFonts w:ascii="Times New Roman" w:hAnsi="Times New Roman" w:cs="Times New Roman"/>
          <w:color w:val="FCE566"/>
        </w:rPr>
        <w:t>sorting</w:t>
      </w:r>
      <w:proofErr w:type="spellEnd"/>
      <w:r w:rsidRPr="007C3DD9">
        <w:rPr>
          <w:rFonts w:ascii="Times New Roman" w:hAnsi="Times New Roman" w:cs="Times New Roman"/>
          <w:color w:val="FCE566"/>
        </w:rPr>
        <w:t>]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5D4BB4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C51D5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berdasarkan nama lengkap</w:t>
      </w:r>
    </w:p>
    <w:p w14:paraId="2A6937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sort1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sort1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1809A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sortNamaLengkap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mode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5DA99B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EBBB3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berdasarkan NIK</w:t>
      </w:r>
    </w:p>
    <w:p w14:paraId="11E8FE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sort2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sort2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27136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sortNIK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mode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C4B6F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4F213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berdasarkan tanggal diperbarui</w:t>
      </w:r>
    </w:p>
    <w:p w14:paraId="45E809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sort3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sort3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1CF3F3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sortTanggal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mode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6B942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C3FC0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4B8F2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tampilkan data dalam tabel</w:t>
      </w:r>
    </w:p>
    <w:p w14:paraId="364178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jarak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8A8BD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proofErr w:type="spellStart"/>
      <w:r w:rsidRPr="007C3DD9">
        <w:rPr>
          <w:rFonts w:ascii="Times New Roman" w:hAnsi="Times New Roman" w:cs="Times New Roman"/>
          <w:color w:val="F7F1FF"/>
        </w:rPr>
        <w:t>indexAwal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indexAwal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C6D873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0E921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AA786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39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7F06A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D29C5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2678E0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jarak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65246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D6535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4EB29D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tampilkan tabel</w:t>
      </w:r>
    </w:p>
    <w:p w14:paraId="35550C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7BD88F"/>
        </w:rPr>
        <w:t>tabel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sort1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sort2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sort3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1ACDE9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877A9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cari nik</w:t>
      </w:r>
    </w:p>
    <w:p w14:paraId="51C0F0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nik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71D0A0C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cari1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BB5D3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cari2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Masukkan NIK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9911E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F5256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menunjuk ke cari nik</w:t>
      </w:r>
    </w:p>
    <w:p w14:paraId="64D3C2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cari1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AC9389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[Tekan ENTER untuk mengisi]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48C724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1B084E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mode cari nik</w:t>
      </w:r>
    </w:p>
    <w:p w14:paraId="28C30B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cari1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D9734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get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0CB734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cari1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B575F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1EC34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NIK</w:t>
      </w:r>
    </w:p>
    <w:p w14:paraId="2DB40C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indexNIK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searchNIK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F41F0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FACC1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jika ditemukan</w:t>
      </w:r>
    </w:p>
    <w:p w14:paraId="3188D5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indexNIK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!=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9705C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tampilkanData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indexNIK</w:t>
      </w:r>
      <w:proofErr w:type="spellEnd"/>
      <w:r w:rsidRPr="007C3DD9">
        <w:rPr>
          <w:rFonts w:ascii="Times New Roman" w:hAnsi="Times New Roman" w:cs="Times New Roman"/>
          <w:color w:val="8B888F"/>
        </w:rPr>
        <w:t>]);</w:t>
      </w:r>
    </w:p>
    <w:p w14:paraId="169424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C3F2AC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E59D0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continue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6AE98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32448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20677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D3021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A703D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ganti halaman</w:t>
      </w:r>
    </w:p>
    <w:p w14:paraId="1EEF3C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nav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&lt;= Kembali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\t\t\t\t\t\t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B0235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Berikutnya =&gt;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7ECB80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FFBC1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84951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navigasi ----------------------------------------------------------------</w:t>
      </w:r>
    </w:p>
    <w:p w14:paraId="0FC356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3D353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D2788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opsi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20A2D2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172247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switch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2EE74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SPACE</w:t>
      </w:r>
    </w:p>
    <w:p w14:paraId="00F549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':</w:t>
      </w:r>
    </w:p>
    <w:p w14:paraId="5D0213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mode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ASCENDING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3A7AA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mode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DESCENDING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42542C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23330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mode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ASCENDING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70D5ABD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02F87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A7D15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BB4DA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42D306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ENTER</w:t>
      </w:r>
    </w:p>
    <w:p w14:paraId="74A632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26DF33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BD3F2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cari1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D1A6C2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cari1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9B4AF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3B107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6920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10E864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54191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tekan UP || RIGHT || DOWN || LEFT</w:t>
      </w:r>
    </w:p>
    <w:p w14:paraId="7F8361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6E2E37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E1575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848F37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nama lengkap</w:t>
      </w:r>
    </w:p>
    <w:p w14:paraId="41B1A3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56C737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sort2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33B1B6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sort1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cari1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</w:p>
    <w:p w14:paraId="43B92D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22421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sort1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F142F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sort2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cari1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47814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DB6ED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nik</w:t>
      </w:r>
    </w:p>
    <w:p w14:paraId="6DBE7B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3F86A4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sort1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2B6CA0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sort3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015003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sort2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cari1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</w:p>
    <w:p w14:paraId="75B51D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02D509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sort2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57A99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sort1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sort3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cari1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B6A8C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19A650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tanggal diperbarui</w:t>
      </w:r>
    </w:p>
    <w:p w14:paraId="4B237E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2BC2CC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sort2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6B3EF1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sort3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cari1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</w:p>
    <w:p w14:paraId="68B29C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72C87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sort3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sort2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cari1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254D90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C17FA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cari</w:t>
      </w:r>
    </w:p>
    <w:p w14:paraId="7EF4C9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0FDFFC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sort1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sort2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sort3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1EF67E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nav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</w:p>
    <w:p w14:paraId="7159A7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77E6F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sort1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sort1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8816A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sort2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sort2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7D3A5A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sort3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sort3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MARKED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D85E4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349953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cari1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91547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nav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073A1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2F0AD4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tunjuk arah halaman</w:t>
      </w:r>
    </w:p>
    <w:p w14:paraId="4D8076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cari1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44A35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nav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DE942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cari1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8A40E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08DAA0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ke halaman sebelumnya</w:t>
      </w:r>
    </w:p>
    <w:p w14:paraId="465D8F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nav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     </w:t>
      </w:r>
    </w:p>
    <w:p w14:paraId="0E5F99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indexAwal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4890AC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86FF6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jika di halaman pertama</w:t>
      </w:r>
    </w:p>
    <w:p w14:paraId="1A44BDF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indexAwal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A37C8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90D09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421C7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EE079A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4A6E4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// ke halaman selanjutnya</w:t>
      </w:r>
    </w:p>
    <w:p w14:paraId="61890E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nav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    </w:t>
      </w:r>
    </w:p>
    <w:p w14:paraId="62016E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indexAwal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BEE89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92A4C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jika di halaman terakhir</w:t>
      </w:r>
    </w:p>
    <w:p w14:paraId="26D601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indexAwal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B12F0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indexAwal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093D2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continue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207D2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130F89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EBEB62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655F51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14BD2F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8CCDD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switch</w:t>
      </w:r>
      <w:proofErr w:type="spellEnd"/>
    </w:p>
    <w:p w14:paraId="266749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637825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350D47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1EF3C2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8880F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ubahStatusHidup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6D7B6E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7C91E5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</w:p>
    <w:p w14:paraId="042741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  </w:t>
      </w:r>
    </w:p>
    <w:p w14:paraId="70FF1A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       </w:t>
      </w:r>
    </w:p>
    <w:p w14:paraId="059845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DA8C6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ED75A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6AD7F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8F955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05ADFF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094E07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judul halaman</w:t>
      </w:r>
    </w:p>
    <w:p w14:paraId="119108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         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04086D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Ubah Status Hidup Penduduk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265A40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05364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A4D3E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NIK</w:t>
      </w:r>
    </w:p>
    <w:p w14:paraId="406CD7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ubahNIK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2AA029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Masukkan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NIK yang ingin diubah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D6F30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ubahNIK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0DB4BD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69C67E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>======================================================================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F015C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725643A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proses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searching</w:t>
      </w:r>
      <w:proofErr w:type="spellEnd"/>
    </w:p>
    <w:p w14:paraId="726EB5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searchNIK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ubahNIK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1C3CEE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88A8B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Hasil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pencarian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620C0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ubahNIK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518061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ditemukan.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522166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47C132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jika NIK tidak ditemukan</w:t>
      </w:r>
    </w:p>
    <w:p w14:paraId="59B45E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79F6DC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>======================================================================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A4442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NIK Penduduk yang Anda Cari Tidak Ada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7B6A5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65026E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jika NIK ditemukan</w:t>
      </w:r>
    </w:p>
    <w:p w14:paraId="296562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18CD0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Apakah Anda yakin ingin mengubah status hidup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</w:p>
    <w:p w14:paraId="021590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   data penduduk berikut ini?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04832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CD1243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tampilkan data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ingin diubah</w:t>
      </w:r>
    </w:p>
    <w:p w14:paraId="3E66F8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Nama                  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F4F41F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NIK            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     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EA169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Status Hidup          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STATUSHIDUP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16B9B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82DC5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>======================================================================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EF5EE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Tekan [</w:t>
      </w:r>
      <w:proofErr w:type="spellStart"/>
      <w:r w:rsidRPr="007C3DD9">
        <w:rPr>
          <w:rFonts w:ascii="Times New Roman" w:hAnsi="Times New Roman" w:cs="Times New Roman"/>
          <w:color w:val="FCE566"/>
        </w:rPr>
        <w:t>Enter</w:t>
      </w:r>
      <w:proofErr w:type="spellEnd"/>
      <w:r w:rsidRPr="007C3DD9">
        <w:rPr>
          <w:rFonts w:ascii="Times New Roman" w:hAnsi="Times New Roman" w:cs="Times New Roman"/>
          <w:color w:val="FCE566"/>
        </w:rPr>
        <w:t>] untuk Melanjutkan . . .      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BD6857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1FCBD8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penanda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editing</w:t>
      </w:r>
      <w:proofErr w:type="spellEnd"/>
    </w:p>
    <w:p w14:paraId="6A41CE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sedang mengubah</w:t>
      </w:r>
    </w:p>
    <w:p w14:paraId="799D2C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</w:t>
      </w:r>
      <w:proofErr w:type="spellStart"/>
      <w:r w:rsidRPr="007C3DD9">
        <w:rPr>
          <w:rFonts w:ascii="Times New Roman" w:hAnsi="Times New Roman" w:cs="Times New Roman"/>
          <w:color w:val="F7F1FF"/>
        </w:rPr>
        <w:t>edited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sudah diubah</w:t>
      </w:r>
    </w:p>
    <w:p w14:paraId="1DD01F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updateStatusHidup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4623C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7A744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respon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6FC95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2F3F1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371B7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jika mengubah</w:t>
      </w:r>
    </w:p>
    <w:p w14:paraId="7CA38C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respon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942C0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0E390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5393B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6FB0BAE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  sign1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wafat</w:t>
      </w:r>
    </w:p>
    <w:p w14:paraId="69FEC5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sign2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hidup</w:t>
      </w:r>
    </w:p>
    <w:p w14:paraId="6DF58E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sign3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batalkan</w:t>
      </w:r>
    </w:p>
    <w:p w14:paraId="006A80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0CAE1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selama mengubah data</w:t>
      </w:r>
    </w:p>
    <w:p w14:paraId="523304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A4CBF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D4FCD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3991A6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    // proses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updating</w:t>
      </w:r>
      <w:proofErr w:type="spellEnd"/>
    </w:p>
    <w:p w14:paraId="23BA1C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</w:t>
      </w:r>
    </w:p>
    <w:p w14:paraId="35E1AD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sign1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DBADC6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sign2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4A5E4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sign3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?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: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B4101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27EF05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</w:t>
      </w:r>
      <w:r w:rsidRPr="007C3DD9">
        <w:rPr>
          <w:rFonts w:ascii="Times New Roman" w:hAnsi="Times New Roman" w:cs="Times New Roman"/>
          <w:color w:val="FCE566"/>
        </w:rPr>
        <w:t xml:space="preserve">      Ubah status hidup menjadi :      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judul</w:t>
      </w:r>
    </w:p>
    <w:p w14:paraId="17B27B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        ---           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536F2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7FB24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opsi yang tersedia</w:t>
      </w:r>
    </w:p>
    <w:p w14:paraId="18A7E43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</w:t>
      </w:r>
      <w:r w:rsidRPr="007C3DD9">
        <w:rPr>
          <w:rFonts w:ascii="Times New Roman" w:hAnsi="Times New Roman" w:cs="Times New Roman"/>
          <w:color w:val="FCE566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opsi 1</w:t>
      </w:r>
    </w:p>
    <w:p w14:paraId="7BEB9E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Wafat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</w:p>
    <w:p w14:paraId="192794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E83704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opsi 2</w:t>
      </w:r>
    </w:p>
    <w:p w14:paraId="337759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Hidup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</w:p>
    <w:p w14:paraId="04BB85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28F79C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sign3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\t\t\t\t</w:t>
      </w:r>
      <w:r w:rsidRPr="007C3DD9">
        <w:rPr>
          <w:rFonts w:ascii="Times New Roman" w:hAnsi="Times New Roman" w:cs="Times New Roman"/>
          <w:color w:val="FCE566"/>
        </w:rPr>
        <w:t xml:space="preserve">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opsi 3</w:t>
      </w:r>
    </w:p>
    <w:p w14:paraId="3E4237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Batalkan  </w:t>
      </w:r>
      <w:r w:rsidRPr="007C3DD9">
        <w:rPr>
          <w:rFonts w:ascii="Times New Roman" w:hAnsi="Times New Roman" w:cs="Times New Roman"/>
          <w:color w:val="948AE3"/>
        </w:rPr>
        <w:t>\n\n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D4C42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41981BE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0372380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FDCC5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navigasi ----------------------------------------</w:t>
      </w:r>
    </w:p>
    <w:p w14:paraId="638DDE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49340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// pilih mode</w:t>
      </w:r>
    </w:p>
    <w:p w14:paraId="302990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opsi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5A8A9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opsi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280A3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jump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BFF56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1D98C0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    // opsi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tersedia untuk mengedit</w:t>
      </w:r>
    </w:p>
    <w:p w14:paraId="082F1F9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switch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opsi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2DCB5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81CBC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tekan ENTER</w:t>
      </w:r>
    </w:p>
    <w:p w14:paraId="4170BA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ENTER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1CB37D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CE6B7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    // tekan opsi wafat</w:t>
      </w:r>
    </w:p>
    <w:p w14:paraId="2A1847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opsi1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089AC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updateStatusHidup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wafat</w:t>
      </w:r>
    </w:p>
    <w:p w14:paraId="3CB11B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edited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16949C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F4119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</w:p>
    <w:p w14:paraId="2F89E5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    // tekan opsi hidup</w:t>
      </w:r>
    </w:p>
    <w:p w14:paraId="5832DA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opsi2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20520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updateStatusHidup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hidup</w:t>
      </w:r>
    </w:p>
    <w:p w14:paraId="09C8DBA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edited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99F54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077EE9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</w:p>
    <w:p w14:paraId="4408C17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    // kembali</w:t>
      </w:r>
    </w:p>
    <w:p w14:paraId="1EF3BF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08153B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editing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19409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732BB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059B2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C128B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</w:p>
    <w:p w14:paraId="4E740C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            // tekan UP || RIGHT || DOWN || LEFT </w:t>
      </w:r>
    </w:p>
    <w:p w14:paraId="55147C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case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:</w:t>
      </w:r>
    </w:p>
    <w:p w14:paraId="0DFF3D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13F5BC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54B6E3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    // pilih opsi 1</w:t>
      </w:r>
    </w:p>
    <w:p w14:paraId="49CFA6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UP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E2D55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C3835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372E8A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A5544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436EA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    // pilih opsi 2  </w:t>
      </w:r>
    </w:p>
    <w:p w14:paraId="69CED6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RIGHT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F0197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B0BD61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01FFA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</w:p>
    <w:p w14:paraId="75DCE6A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    // pilih opsi 3  </w:t>
      </w:r>
    </w:p>
    <w:p w14:paraId="36890A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DOWN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263CF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opsi3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A1E16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    opsi1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opsi2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UNSELECT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F61B5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27AB7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8D3D3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15C64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09197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        // opsi tidak ada</w:t>
      </w:r>
    </w:p>
    <w:p w14:paraId="4C7698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default</w:t>
      </w:r>
      <w:proofErr w:type="spellEnd"/>
      <w:r w:rsidRPr="007C3DD9">
        <w:rPr>
          <w:rFonts w:ascii="Times New Roman" w:hAnsi="Times New Roman" w:cs="Times New Roman"/>
          <w:color w:val="8B888F"/>
        </w:rPr>
        <w:t>:</w:t>
      </w:r>
    </w:p>
    <w:p w14:paraId="7CB52B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D51DC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continue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lanjutkan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openPage</w:t>
      </w:r>
      <w:proofErr w:type="spellEnd"/>
    </w:p>
    <w:p w14:paraId="589683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148B0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C9E18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81B3E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switch</w:t>
      </w:r>
      <w:proofErr w:type="spellEnd"/>
    </w:p>
    <w:p w14:paraId="283888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BEC34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notif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SIGNED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FA1C7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0C7138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6E801DA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3FF05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99184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</w:t>
      </w:r>
    </w:p>
    <w:p w14:paraId="04E204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6DCF62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jika status hidup diubah</w:t>
      </w:r>
    </w:p>
    <w:p w14:paraId="47FD9B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edited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744226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3BE857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    // ubah status hidup</w:t>
      </w:r>
    </w:p>
    <w:p w14:paraId="5B7D4E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updateStatusHidup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147ED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updateToTxt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]);</w:t>
      </w:r>
    </w:p>
    <w:p w14:paraId="6F7A7FB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981F9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SUCCESS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1A3D42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Status hidup pada data penduduk ini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</w:p>
    <w:p w14:paraId="3B2407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      telah berhasil diubah.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05074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98C5A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    // jika batal mengubah            </w:t>
      </w:r>
    </w:p>
    <w:p w14:paraId="786903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FBB8C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respon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90AD4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F8390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      Aktivitas dibatalkan.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55E39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AD9DD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30045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                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C6428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97E40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B89BE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E54E17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095B47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</w:p>
    <w:p w14:paraId="0DCE65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421F66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9BE69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Sleep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1000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8E038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>&lt;= Kembali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CE234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D113A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respon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8EEBAC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respon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98155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1CCAC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respon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224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4155D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02A527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4ECE9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LEFT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openPage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;}</w:t>
      </w:r>
    </w:p>
    <w:p w14:paraId="5FCC9A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473E51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3CC8284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65BE3B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4DEF4D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7070E90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36A798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693C3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DC27E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system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proofErr w:type="spellStart"/>
      <w:r w:rsidRPr="007C3DD9">
        <w:rPr>
          <w:rFonts w:ascii="Times New Roman" w:hAnsi="Times New Roman" w:cs="Times New Roman"/>
          <w:color w:val="FCE566"/>
        </w:rPr>
        <w:t>cls</w:t>
      </w:r>
      <w:proofErr w:type="spellEnd"/>
      <w:r w:rsidRPr="007C3DD9">
        <w:rPr>
          <w:rFonts w:ascii="Times New Roman" w:hAnsi="Times New Roman" w:cs="Times New Roman"/>
          <w:color w:val="8B888F"/>
        </w:rPr>
        <w:t>");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98BF7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9948D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2FC79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judul halaman</w:t>
      </w:r>
    </w:p>
    <w:p w14:paraId="3AD07F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   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BC86F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Hapus Data Penduduk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35E078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952F1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DFFE0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NIK</w:t>
      </w:r>
    </w:p>
    <w:p w14:paraId="2C452A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hapusNIK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746BF2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Masukkan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NIK yang ingin dihapus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C4592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&gt;&gt;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hapusNIK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40FFD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34753D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>======================================================================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0C073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22A36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proses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searching</w:t>
      </w:r>
      <w:proofErr w:type="spellEnd"/>
    </w:p>
    <w:p w14:paraId="6881B1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searchNIK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hapusNIK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</w:p>
    <w:p w14:paraId="529266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572FA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Hasil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pencarian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70DE8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hapusNIK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.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BA684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E2EA8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F11CC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jika NIK tidak ditemukan</w:t>
      </w:r>
    </w:p>
    <w:p w14:paraId="78D79C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2AA6E0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F4CF4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>======================================================================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65C89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NIK Penduduk yang Anda Cari Tidak Ada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703AD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732288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jika NIK ditemukan</w:t>
      </w:r>
    </w:p>
    <w:p w14:paraId="0EED6AA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521A3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Apakah Anda yakin ingin menghapus data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</w:p>
    <w:p w14:paraId="369776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       penduduk berikut ini?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B9B8F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9E0E8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tampilkan data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ingin dihapus</w:t>
      </w:r>
    </w:p>
    <w:p w14:paraId="5455A2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Nama                  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44B85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NIK                    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        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057CDA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Status Hidup           :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STATUSHIDUP</w:t>
      </w:r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37865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CCB07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masukkan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inputan</w:t>
      </w:r>
      <w:proofErr w:type="spellEnd"/>
    </w:p>
    <w:p w14:paraId="63F586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hapus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5D3995B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Ketik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5316A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untuk menghapus.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3C2C1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7187EE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</w:p>
    <w:p w14:paraId="06C637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SELECT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get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hapus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17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D5B9E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EE882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8D4190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>======================================================================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BD200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2648D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benar-benar menghapus    </w:t>
      </w:r>
    </w:p>
    <w:p w14:paraId="26A7B7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hapus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B439A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    // proses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deleting</w:t>
      </w:r>
      <w:proofErr w:type="spellEnd"/>
    </w:p>
    <w:p w14:paraId="3B87343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deleteFromTxt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CEAF0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C24EBF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SUCCESS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5F7D80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Sukses... Data Berhasil Terhapus.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CC429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3C6777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batal hapus</w:t>
      </w:r>
    </w:p>
    <w:p w14:paraId="6865B7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12E49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7BADA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FAIL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65B85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               Menghapus data dibatalkan.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01ABF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D2CAD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61188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9C068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566E8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>======================================================================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7E2A6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D0B14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D2EAE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2D611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getch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09587A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226855E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17B5860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9E43421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diagram</w:t>
      </w:r>
    </w:p>
    <w:p w14:paraId="32B0B1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diagramKecamatan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F9846B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FDDA1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digunakan</w:t>
      </w:r>
    </w:p>
    <w:p w14:paraId="04957F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float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},</w:t>
      </w:r>
    </w:p>
    <w:p w14:paraId="764580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3566F1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05F1B7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51C6E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atur angka belakang koma</w:t>
      </w:r>
    </w:p>
    <w:p w14:paraId="4ED747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setiosflags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ios</w:t>
      </w:r>
      <w:proofErr w:type="spellEnd"/>
      <w:r w:rsidRPr="007C3DD9">
        <w:rPr>
          <w:rFonts w:ascii="Times New Roman" w:hAnsi="Times New Roman" w:cs="Times New Roman"/>
          <w:color w:val="8B888F"/>
        </w:rPr>
        <w:t>::</w:t>
      </w:r>
      <w:proofErr w:type="spellStart"/>
      <w:r w:rsidRPr="007C3DD9">
        <w:rPr>
          <w:rFonts w:ascii="Times New Roman" w:hAnsi="Times New Roman" w:cs="Times New Roman"/>
          <w:color w:val="F7F1FF"/>
        </w:rPr>
        <w:t>fixed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setprecision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3F1BE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C1F7B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ECA0A3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7F5F6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hitung jumlah data per gender</w:t>
      </w:r>
    </w:p>
    <w:p w14:paraId="61EF50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4FA12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89E9B1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    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7B011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8958CD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C4A1A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1DE284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tampilkan diagram</w:t>
      </w:r>
    </w:p>
    <w:p w14:paraId="62BAE3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),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6BC9E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%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D06CE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21771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3E150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5CA73C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keterangan warna</w:t>
      </w:r>
    </w:p>
    <w:p w14:paraId="52C933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BBA25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F44C8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CCAB2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KECAMATAN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7385A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806D98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9D3C6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C6252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230751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D19C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diagramStatusHidup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65E0B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float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},</w:t>
      </w:r>
    </w:p>
    <w:p w14:paraId="60F886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393A95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1780A3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D10C8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atur angka belakang koma</w:t>
      </w:r>
    </w:p>
    <w:p w14:paraId="47E4C4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setiosflags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ios</w:t>
      </w:r>
      <w:proofErr w:type="spellEnd"/>
      <w:r w:rsidRPr="007C3DD9">
        <w:rPr>
          <w:rFonts w:ascii="Times New Roman" w:hAnsi="Times New Roman" w:cs="Times New Roman"/>
          <w:color w:val="8B888F"/>
        </w:rPr>
        <w:t>::</w:t>
      </w:r>
      <w:proofErr w:type="spellStart"/>
      <w:r w:rsidRPr="007C3DD9">
        <w:rPr>
          <w:rFonts w:ascii="Times New Roman" w:hAnsi="Times New Roman" w:cs="Times New Roman"/>
          <w:color w:val="F7F1FF"/>
        </w:rPr>
        <w:t>fixed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setprecision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E45D0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75CB1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hitung jumlah data per status </w:t>
      </w:r>
    </w:p>
    <w:p w14:paraId="4A12E7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2545F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9DE71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5B25AB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64EB2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413CC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tampilkan diagram</w:t>
      </w:r>
    </w:p>
    <w:p w14:paraId="669E7B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8FC97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D41BEE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// hidup</w:t>
      </w:r>
    </w:p>
    <w:p w14:paraId="1E452D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),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EF2978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%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BABED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DB707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wafat</w:t>
      </w:r>
    </w:p>
    <w:p w14:paraId="61A4DB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),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C7C33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%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3D8CA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EED98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C040F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2DD47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E17E0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5172E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5666A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50CDD2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keterangan warna</w:t>
      </w:r>
    </w:p>
    <w:p w14:paraId="698D75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STATUSHIDUP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2EAB9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STATUSHIDUP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1DDA4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EF6DED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FCFEF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728507F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10A4F8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3E689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diagramGender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E4356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float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},</w:t>
      </w:r>
    </w:p>
    <w:p w14:paraId="585377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152529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4DA317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4B757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atur angka belakang koma</w:t>
      </w:r>
    </w:p>
    <w:p w14:paraId="08A6F7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setiosflags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ios</w:t>
      </w:r>
      <w:proofErr w:type="spellEnd"/>
      <w:r w:rsidRPr="007C3DD9">
        <w:rPr>
          <w:rFonts w:ascii="Times New Roman" w:hAnsi="Times New Roman" w:cs="Times New Roman"/>
          <w:color w:val="8B888F"/>
        </w:rPr>
        <w:t>::</w:t>
      </w:r>
      <w:proofErr w:type="spellStart"/>
      <w:r w:rsidRPr="007C3DD9">
        <w:rPr>
          <w:rFonts w:ascii="Times New Roman" w:hAnsi="Times New Roman" w:cs="Times New Roman"/>
          <w:color w:val="F7F1FF"/>
        </w:rPr>
        <w:t>fixed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setprecision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0884AC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4D8CE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hitung jumlah data per gender</w:t>
      </w:r>
    </w:p>
    <w:p w14:paraId="6C7822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7E0D1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gender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laki-laki</w:t>
      </w:r>
    </w:p>
    <w:p w14:paraId="66C038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gender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perempuan</w:t>
      </w:r>
    </w:p>
    <w:p w14:paraId="774B79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57E1A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1DE7E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tampilkan diagram</w:t>
      </w:r>
    </w:p>
    <w:p w14:paraId="7FB09A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52262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// laki-laki</w:t>
      </w:r>
    </w:p>
    <w:p w14:paraId="031B6D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),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E54B9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%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365B0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F31C5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perempuan</w:t>
      </w:r>
    </w:p>
    <w:p w14:paraId="037810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),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02E20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%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4A578E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B1B2DC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CB7DD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4B07F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224A0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237396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BA19D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216A3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keterangan warna</w:t>
      </w:r>
    </w:p>
    <w:p w14:paraId="0984B6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GENDER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35125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GENDER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B2B72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CD6F0B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0CDDF7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A69BA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diagramUsia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52F6E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float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},</w:t>
      </w:r>
    </w:p>
    <w:p w14:paraId="07B33C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021F0E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7C88B5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3A606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setiosflags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ios</w:t>
      </w:r>
      <w:proofErr w:type="spellEnd"/>
      <w:r w:rsidRPr="007C3DD9">
        <w:rPr>
          <w:rFonts w:ascii="Times New Roman" w:hAnsi="Times New Roman" w:cs="Times New Roman"/>
          <w:color w:val="8B888F"/>
        </w:rPr>
        <w:t>::</w:t>
      </w:r>
      <w:proofErr w:type="spellStart"/>
      <w:r w:rsidRPr="007C3DD9">
        <w:rPr>
          <w:rFonts w:ascii="Times New Roman" w:hAnsi="Times New Roman" w:cs="Times New Roman"/>
          <w:color w:val="F7F1FF"/>
        </w:rPr>
        <w:t>fixed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setprecision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348A2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47CB5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hitung jumlah data per usia</w:t>
      </w:r>
    </w:p>
    <w:p w14:paraId="3F5233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F98CD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40EC0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19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4FC7EF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29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59EA8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39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2A41B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49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CC89B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59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70014F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usia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                             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9313C8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0EC81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C239B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tampilkan diagram</w:t>
      </w:r>
    </w:p>
    <w:p w14:paraId="4D03BC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3615D3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94293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i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A2815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EC474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C083B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1897D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FC618D"/>
        </w:rPr>
        <w:t>/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2B129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 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FC618D"/>
        </w:rPr>
        <w:t>/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%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1824D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EE1CC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75F07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13BF5E0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F86C0B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F9B9F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keterangan </w:t>
      </w:r>
    </w:p>
    <w:p w14:paraId="7051DA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0-9 tahun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F2E9C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10-19 tahun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A3F26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20-29 tahun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3A82BF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30-39 tahun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5AB95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12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40-49 tahun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296D3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50-59 tahun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F3D4C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60+ tahun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DBF5E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8CBD2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F40CA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3B586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65E60F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5F51C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diagramAgama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75B9E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float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},</w:t>
      </w:r>
    </w:p>
    <w:p w14:paraId="40E618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565122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1A24F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14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12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4ACE83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F95FE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setiosflags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ios</w:t>
      </w:r>
      <w:proofErr w:type="spellEnd"/>
      <w:r w:rsidRPr="007C3DD9">
        <w:rPr>
          <w:rFonts w:ascii="Times New Roman" w:hAnsi="Times New Roman" w:cs="Times New Roman"/>
          <w:color w:val="8B888F"/>
        </w:rPr>
        <w:t>::</w:t>
      </w:r>
      <w:proofErr w:type="spellStart"/>
      <w:r w:rsidRPr="007C3DD9">
        <w:rPr>
          <w:rFonts w:ascii="Times New Roman" w:hAnsi="Times New Roman" w:cs="Times New Roman"/>
          <w:color w:val="F7F1FF"/>
        </w:rPr>
        <w:t>fixed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setprecision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84EF9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8BF37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hitung jumlah data per agama</w:t>
      </w:r>
    </w:p>
    <w:p w14:paraId="1ACD514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1B2D5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agama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4B738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agama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409C0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agama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526D2E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agama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D76F8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agama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824A8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agama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5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172D6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DAA7D1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08C83E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tampilkan diagram</w:t>
      </w:r>
    </w:p>
    <w:p w14:paraId="09AE5FB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19A949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i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2427B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B88F5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034B6F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15BA10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%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33E7D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F723E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CE629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4C76E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keterangan warna</w:t>
      </w:r>
    </w:p>
    <w:p w14:paraId="71E54B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4952F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A4BFA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FD6A2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AGAMA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83513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72983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6EA905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655719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976F0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diagramGolDar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2F01F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float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},</w:t>
      </w:r>
    </w:p>
    <w:p w14:paraId="10F3DF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6D18E4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04C521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12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6AF753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D5469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setiosflags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ios</w:t>
      </w:r>
      <w:proofErr w:type="spellEnd"/>
      <w:r w:rsidRPr="007C3DD9">
        <w:rPr>
          <w:rFonts w:ascii="Times New Roman" w:hAnsi="Times New Roman" w:cs="Times New Roman"/>
          <w:color w:val="8B888F"/>
        </w:rPr>
        <w:t>::</w:t>
      </w:r>
      <w:proofErr w:type="spellStart"/>
      <w:r w:rsidRPr="007C3DD9">
        <w:rPr>
          <w:rFonts w:ascii="Times New Roman" w:hAnsi="Times New Roman" w:cs="Times New Roman"/>
          <w:color w:val="F7F1FF"/>
        </w:rPr>
        <w:t>fixed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setprecision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1A69E0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E075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hitung jumlah data per agama</w:t>
      </w:r>
    </w:p>
    <w:p w14:paraId="4017E9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05ED6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165C1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7C0878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01B75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86EC4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C7D62A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13E16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tampilkan diagram</w:t>
      </w:r>
    </w:p>
    <w:p w14:paraId="75EB6B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3996EF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04204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%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FBDBE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D47D24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75ABD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F30D4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F53B56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%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962A7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8B5429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CC981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96FD2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keterangan warna</w:t>
      </w:r>
    </w:p>
    <w:p w14:paraId="51F80E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jarak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45B69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1F93C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18DD0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87F87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F7A71C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GOLDAR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76BC6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CB5477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jarak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1844A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B316E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425F1E7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562157C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83275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diagramStatusKawin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2C2EB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float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},</w:t>
      </w:r>
    </w:p>
    <w:p w14:paraId="2ADE73F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3312C06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16C70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13</w:t>
      </w:r>
      <w:r w:rsidRPr="007C3DD9">
        <w:rPr>
          <w:rFonts w:ascii="Times New Roman" w:hAnsi="Times New Roman" w:cs="Times New Roman"/>
          <w:color w:val="8B888F"/>
        </w:rPr>
        <w:t>};</w:t>
      </w:r>
    </w:p>
    <w:p w14:paraId="682508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FC1890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setiosflags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ios</w:t>
      </w:r>
      <w:proofErr w:type="spellEnd"/>
      <w:r w:rsidRPr="007C3DD9">
        <w:rPr>
          <w:rFonts w:ascii="Times New Roman" w:hAnsi="Times New Roman" w:cs="Times New Roman"/>
          <w:color w:val="8B888F"/>
        </w:rPr>
        <w:t>::</w:t>
      </w:r>
      <w:proofErr w:type="spellStart"/>
      <w:r w:rsidRPr="007C3DD9">
        <w:rPr>
          <w:rFonts w:ascii="Times New Roman" w:hAnsi="Times New Roman" w:cs="Times New Roman"/>
          <w:color w:val="F7F1FF"/>
        </w:rPr>
        <w:t>fixed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setprecision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EB2B1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848B6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hitung jumlah data per status kawin</w:t>
      </w:r>
    </w:p>
    <w:p w14:paraId="7882E3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07198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0E828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55EFB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7D0E1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948AE3"/>
        </w:rPr>
        <w:t>3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37A3A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335EF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73E4B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tampilkan diagram</w:t>
      </w:r>
    </w:p>
    <w:p w14:paraId="1BE012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E356E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2ECD4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%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2AECB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6B8FD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1E6714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094E4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30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AFF60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total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color w:val="948AE3"/>
        </w:rPr>
        <w:t>100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C618D"/>
        </w:rPr>
        <w:t>/</w:t>
      </w:r>
      <w:proofErr w:type="spellStart"/>
      <w:r w:rsidRPr="007C3DD9">
        <w:rPr>
          <w:rFonts w:ascii="Times New Roman" w:hAnsi="Times New Roman" w:cs="Times New Roman"/>
          <w:color w:val="F7F1FF"/>
        </w:rPr>
        <w:t>totalData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%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216E1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2D692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CCD29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5BF53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// keterangan warna</w:t>
      </w:r>
    </w:p>
    <w:p w14:paraId="07EA6A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jarak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70410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4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2086E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893E5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jarak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CD50E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warna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254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49E9E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STATUSKAWIN</w:t>
      </w:r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436BC9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2ED5C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jarak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70903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FD1AD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69F3DE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4B9EB8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327CF2F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pengisian formulir</w:t>
      </w:r>
    </w:p>
    <w:p w14:paraId="4943F5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tampilkanOpsi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F1D99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Kecamatan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DA2BE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Kecamatan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770D4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</w:t>
      </w:r>
      <w:proofErr w:type="spellStart"/>
      <w:r w:rsidRPr="007C3DD9">
        <w:rPr>
          <w:rFonts w:ascii="Times New Roman" w:hAnsi="Times New Roman" w:cs="Times New Roman"/>
          <w:color w:val="FCE566"/>
        </w:rPr>
        <w:t>Palaran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[5] Samarinda Utara    [9]  Samarinda Kota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EA3C8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Samarinda Seberang  [6] Sungai </w:t>
      </w:r>
      <w:proofErr w:type="spellStart"/>
      <w:r w:rsidRPr="007C3DD9">
        <w:rPr>
          <w:rFonts w:ascii="Times New Roman" w:hAnsi="Times New Roman" w:cs="Times New Roman"/>
          <w:color w:val="FCE566"/>
        </w:rPr>
        <w:t>Kunjang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[10] Loa Janan Ilir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C42692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Samarinda Ulu       [7] Sambutan    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AC876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[4] Samarinda Ilir      [8] Sungai Pinang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76E40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5BA7D6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50E368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proofErr w:type="spellStart"/>
      <w:r w:rsidRPr="007C3DD9">
        <w:rPr>
          <w:rFonts w:ascii="Times New Roman" w:hAnsi="Times New Roman" w:cs="Times New Roman"/>
          <w:color w:val="FCE566"/>
        </w:rPr>
        <w:t>Palaran</w:t>
      </w:r>
      <w:proofErr w:type="spellEnd"/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1</w:t>
      </w:r>
    </w:p>
    <w:p w14:paraId="3F38D5B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026BCB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Rawa Makmur         [4] Simpang Pasir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C73C7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</w:t>
      </w:r>
      <w:proofErr w:type="spellStart"/>
      <w:r w:rsidRPr="007C3DD9">
        <w:rPr>
          <w:rFonts w:ascii="Times New Roman" w:hAnsi="Times New Roman" w:cs="Times New Roman"/>
          <w:color w:val="FCE566"/>
        </w:rPr>
        <w:t>Handil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Bakti        [5] </w:t>
      </w:r>
      <w:proofErr w:type="spellStart"/>
      <w:r w:rsidRPr="007C3DD9">
        <w:rPr>
          <w:rFonts w:ascii="Times New Roman" w:hAnsi="Times New Roman" w:cs="Times New Roman"/>
          <w:color w:val="FCE566"/>
        </w:rPr>
        <w:t>Bantuas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00BD7D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</w:t>
      </w:r>
      <w:proofErr w:type="spellStart"/>
      <w:r w:rsidRPr="007C3DD9">
        <w:rPr>
          <w:rFonts w:ascii="Times New Roman" w:hAnsi="Times New Roman" w:cs="Times New Roman"/>
          <w:color w:val="FCE566"/>
        </w:rPr>
        <w:t>Bukuan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              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0075E9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46953C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Seberang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2</w:t>
      </w:r>
    </w:p>
    <w:p w14:paraId="663620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45851D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Sungai Keledang     [4] </w:t>
      </w:r>
      <w:proofErr w:type="spellStart"/>
      <w:r w:rsidRPr="007C3DD9">
        <w:rPr>
          <w:rFonts w:ascii="Times New Roman" w:hAnsi="Times New Roman" w:cs="Times New Roman"/>
          <w:color w:val="FCE566"/>
        </w:rPr>
        <w:t>Mangkupalas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1ED339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</w:t>
      </w:r>
      <w:proofErr w:type="spellStart"/>
      <w:r w:rsidRPr="007C3DD9">
        <w:rPr>
          <w:rFonts w:ascii="Times New Roman" w:hAnsi="Times New Roman" w:cs="Times New Roman"/>
          <w:color w:val="FCE566"/>
        </w:rPr>
        <w:t>Baqa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[5] Gunung Panjang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860FC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Mesjid                              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BC973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6A545D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Ulu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3</w:t>
      </w:r>
    </w:p>
    <w:p w14:paraId="418F893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3A8FCC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Teluk </w:t>
      </w:r>
      <w:proofErr w:type="spellStart"/>
      <w:r w:rsidRPr="007C3DD9">
        <w:rPr>
          <w:rFonts w:ascii="Times New Roman" w:hAnsi="Times New Roman" w:cs="Times New Roman"/>
          <w:color w:val="FCE566"/>
        </w:rPr>
        <w:t>Lerong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Ilir    [4] </w:t>
      </w:r>
      <w:proofErr w:type="spellStart"/>
      <w:r w:rsidRPr="007C3DD9">
        <w:rPr>
          <w:rFonts w:ascii="Times New Roman" w:hAnsi="Times New Roman" w:cs="Times New Roman"/>
          <w:color w:val="FCE566"/>
        </w:rPr>
        <w:t>Sidodadi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[7] Gunung Kelua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399912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Jawa                 [5] Air Hitam         [8] Bukit Pinang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406E24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Air Putih            [6] Dadi Mulya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C690EB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456550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Ilir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4</w:t>
      </w:r>
    </w:p>
    <w:p w14:paraId="5AC396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1C6596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</w:t>
      </w:r>
      <w:proofErr w:type="spellStart"/>
      <w:r w:rsidRPr="007C3DD9">
        <w:rPr>
          <w:rFonts w:ascii="Times New Roman" w:hAnsi="Times New Roman" w:cs="Times New Roman"/>
          <w:color w:val="FCE566"/>
        </w:rPr>
        <w:t>Selili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[4] </w:t>
      </w:r>
      <w:proofErr w:type="spellStart"/>
      <w:r w:rsidRPr="007C3DD9">
        <w:rPr>
          <w:rFonts w:ascii="Times New Roman" w:hAnsi="Times New Roman" w:cs="Times New Roman"/>
          <w:color w:val="FCE566"/>
        </w:rPr>
        <w:t>Sidodamai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004A23B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Sungai Dama         [5] Pelita      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37488D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Sidomulyo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56485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2C6911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Utara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5</w:t>
      </w:r>
    </w:p>
    <w:p w14:paraId="55E4168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A4086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</w:t>
      </w:r>
      <w:proofErr w:type="spellStart"/>
      <w:r w:rsidRPr="007C3DD9">
        <w:rPr>
          <w:rFonts w:ascii="Times New Roman" w:hAnsi="Times New Roman" w:cs="Times New Roman"/>
          <w:color w:val="FCE566"/>
        </w:rPr>
        <w:t>Sempaja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Selatan     [4] </w:t>
      </w:r>
      <w:proofErr w:type="spellStart"/>
      <w:r w:rsidRPr="007C3DD9">
        <w:rPr>
          <w:rFonts w:ascii="Times New Roman" w:hAnsi="Times New Roman" w:cs="Times New Roman"/>
          <w:color w:val="FCE566"/>
        </w:rPr>
        <w:t>Sempaja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Utara     [7] </w:t>
      </w:r>
      <w:proofErr w:type="spellStart"/>
      <w:r w:rsidRPr="007C3DD9">
        <w:rPr>
          <w:rFonts w:ascii="Times New Roman" w:hAnsi="Times New Roman" w:cs="Times New Roman"/>
          <w:color w:val="FCE566"/>
        </w:rPr>
        <w:t>Sempaja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Timur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086ACC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</w:t>
      </w:r>
      <w:proofErr w:type="spellStart"/>
      <w:r w:rsidRPr="007C3DD9">
        <w:rPr>
          <w:rFonts w:ascii="Times New Roman" w:hAnsi="Times New Roman" w:cs="Times New Roman"/>
          <w:color w:val="FCE566"/>
        </w:rPr>
        <w:t>Lempake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[5] Tanah Merah       [8] Budaya Pampang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0434D5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Sungai Siring       [6] </w:t>
      </w:r>
      <w:proofErr w:type="spellStart"/>
      <w:r w:rsidRPr="007C3DD9">
        <w:rPr>
          <w:rFonts w:ascii="Times New Roman" w:hAnsi="Times New Roman" w:cs="Times New Roman"/>
          <w:color w:val="FCE566"/>
        </w:rPr>
        <w:t>Sempaja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Barat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9F11D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2028F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Sungai </w:t>
      </w:r>
      <w:proofErr w:type="spellStart"/>
      <w:r w:rsidRPr="007C3DD9">
        <w:rPr>
          <w:rFonts w:ascii="Times New Roman" w:hAnsi="Times New Roman" w:cs="Times New Roman"/>
          <w:color w:val="FCE566"/>
        </w:rPr>
        <w:t>Kunjang</w:t>
      </w:r>
      <w:proofErr w:type="spellEnd"/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6</w:t>
      </w:r>
    </w:p>
    <w:p w14:paraId="274BD8F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3D05E2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Loa Bakung          [4] Lok Bahu          [6] Karang Asam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0BB86B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Loa Buah            [5] </w:t>
      </w:r>
      <w:proofErr w:type="spellStart"/>
      <w:r w:rsidRPr="007C3DD9">
        <w:rPr>
          <w:rFonts w:ascii="Times New Roman" w:hAnsi="Times New Roman" w:cs="Times New Roman"/>
          <w:color w:val="FCE566"/>
        </w:rPr>
        <w:t>Telok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E566"/>
        </w:rPr>
        <w:t>Lerong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Ilir            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3CF012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Karang Asam Ulu         Ulu               [7] Karang Anyar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610033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FC17C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Sambutan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7</w:t>
      </w:r>
    </w:p>
    <w:p w14:paraId="1CDE3B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14A964E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Sungai </w:t>
      </w:r>
      <w:proofErr w:type="spellStart"/>
      <w:r w:rsidRPr="007C3DD9">
        <w:rPr>
          <w:rFonts w:ascii="Times New Roman" w:hAnsi="Times New Roman" w:cs="Times New Roman"/>
          <w:color w:val="FCE566"/>
        </w:rPr>
        <w:t>Kapih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[4] Sindang Sari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41905FD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Sambutan            [5] Pulau Atas  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ABA5D6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</w:t>
      </w:r>
      <w:proofErr w:type="spellStart"/>
      <w:r w:rsidRPr="007C3DD9">
        <w:rPr>
          <w:rFonts w:ascii="Times New Roman" w:hAnsi="Times New Roman" w:cs="Times New Roman"/>
          <w:color w:val="FCE566"/>
        </w:rPr>
        <w:t>Makroman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            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3A9D1FA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38D3A2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Sungai Pinang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// 8</w:t>
      </w:r>
    </w:p>
    <w:p w14:paraId="2A0A42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66AEB6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</w:t>
      </w:r>
      <w:proofErr w:type="spellStart"/>
      <w:r w:rsidRPr="007C3DD9">
        <w:rPr>
          <w:rFonts w:ascii="Times New Roman" w:hAnsi="Times New Roman" w:cs="Times New Roman"/>
          <w:color w:val="FCE566"/>
        </w:rPr>
        <w:t>Temindung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Permai    [3] Gunung </w:t>
      </w:r>
      <w:proofErr w:type="spellStart"/>
      <w:r w:rsidRPr="007C3DD9">
        <w:rPr>
          <w:rFonts w:ascii="Times New Roman" w:hAnsi="Times New Roman" w:cs="Times New Roman"/>
          <w:color w:val="FCE566"/>
        </w:rPr>
        <w:t>Lingai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795AFC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Sungai Pinang       [4] </w:t>
      </w:r>
      <w:proofErr w:type="spellStart"/>
      <w:r w:rsidRPr="007C3DD9">
        <w:rPr>
          <w:rFonts w:ascii="Times New Roman" w:hAnsi="Times New Roman" w:cs="Times New Roman"/>
          <w:color w:val="FCE566"/>
        </w:rPr>
        <w:t>Mugirejo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48511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    Dalam               [5] Bandara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1FEBFC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3B44D5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Samarinda Kota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9</w:t>
      </w:r>
    </w:p>
    <w:p w14:paraId="5ACB5A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465E238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Karang </w:t>
      </w:r>
      <w:proofErr w:type="spellStart"/>
      <w:r w:rsidRPr="007C3DD9">
        <w:rPr>
          <w:rFonts w:ascii="Times New Roman" w:hAnsi="Times New Roman" w:cs="Times New Roman"/>
          <w:color w:val="FCE566"/>
        </w:rPr>
        <w:t>Mumus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[4] Bugis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485A40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Pelabuhan           [5] Sungai Pinang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35F2339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Pasar Pagi              Luar        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7B16D7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5CC21B2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Loa Janan Ilir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10</w:t>
      </w:r>
    </w:p>
    <w:p w14:paraId="1D981F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Kelurahan    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00CA3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[1] Simpang Tiga        [4] Harapan Baru                           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FD63F2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[2] Tani Aman           [5] Rapak Dalam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494149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[3] </w:t>
      </w:r>
      <w:proofErr w:type="spellStart"/>
      <w:r w:rsidRPr="007C3DD9">
        <w:rPr>
          <w:rFonts w:ascii="Times New Roman" w:hAnsi="Times New Roman" w:cs="Times New Roman"/>
          <w:color w:val="FCE566"/>
        </w:rPr>
        <w:t>Sengkotek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                                      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68BE00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 xml:space="preserve">   : 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5C388F0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Jenis Kelamin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0D2C9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Jenis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Kelamin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    </w:t>
      </w:r>
    </w:p>
    <w:p w14:paraId="3187CB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[1] Laki-laki          [2] Perempuan                            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  </w:t>
      </w:r>
    </w:p>
    <w:p w14:paraId="419A7F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: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5F1E26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Agama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2AB6BC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Agama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553A7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[1] Islam        [3] Katolik     [5] Buddha                      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154A3E5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[2] Kristen      [4] Hindu       [6] </w:t>
      </w:r>
      <w:proofErr w:type="spellStart"/>
      <w:r w:rsidRPr="007C3DD9">
        <w:rPr>
          <w:rFonts w:ascii="Times New Roman" w:hAnsi="Times New Roman" w:cs="Times New Roman"/>
          <w:color w:val="FCE566"/>
        </w:rPr>
        <w:t>Konghuchu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                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C4739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: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337F24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Golongan Darah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FAA69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Golongan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Darah                                                      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379B4E8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[1] A        [2] B        [3] AB        [4] O                    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C20089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: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53F5DB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9F0A1C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Status Perkawinan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F7AD7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</w:t>
      </w:r>
      <w:proofErr w:type="spellStart"/>
      <w:r w:rsidRPr="007C3DD9">
        <w:rPr>
          <w:rFonts w:ascii="Times New Roman" w:hAnsi="Times New Roman" w:cs="Times New Roman"/>
          <w:color w:val="948AE3"/>
        </w:rPr>
        <w:t>t</w:t>
      </w:r>
      <w:r w:rsidRPr="007C3DD9">
        <w:rPr>
          <w:rFonts w:ascii="Times New Roman" w:hAnsi="Times New Roman" w:cs="Times New Roman"/>
          <w:color w:val="FCE566"/>
        </w:rPr>
        <w:t>Status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Perkawinan                                                  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66BCBB1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[1] Belum kawin   [2] Kawin   [3] Cerai hidup   [4] Cerai mati  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161FA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: 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56E64D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opsi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Status Hidup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C3E74E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317D5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246D2F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7894C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95AA6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tabel</w:t>
      </w:r>
    </w:p>
    <w:p w14:paraId="05C1B9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tabel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nama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tanggal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3F50A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6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1A9B362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>+------+----------------------+------------------+-------------------+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F78473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450B7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>|  </w:t>
      </w:r>
      <w:proofErr w:type="spellStart"/>
      <w:r w:rsidRPr="007C3DD9">
        <w:rPr>
          <w:rFonts w:ascii="Times New Roman" w:hAnsi="Times New Roman" w:cs="Times New Roman"/>
          <w:color w:val="FCE566"/>
        </w:rPr>
        <w:t>No</w:t>
      </w:r>
      <w:proofErr w:type="spellEnd"/>
      <w:r w:rsidRPr="007C3DD9">
        <w:rPr>
          <w:rFonts w:ascii="Times New Roman" w:hAnsi="Times New Roman" w:cs="Times New Roman"/>
          <w:color w:val="FCE566"/>
        </w:rPr>
        <w:t xml:space="preserve">  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379A0E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|    Nama Lengkap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nama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C382F1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|       NIK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 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027254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| Diperbarui Pada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tanggal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718DF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042D6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6F2F4C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>+------+----------------------+------------------+-------------------+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48FF4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1A1D9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9347C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D8DA0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15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4D5AA34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38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2936DA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57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3859BBD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77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6588CB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BEFF82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00F99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\n\t</w:t>
      </w:r>
      <w:r w:rsidRPr="007C3DD9">
        <w:rPr>
          <w:rFonts w:ascii="Times New Roman" w:hAnsi="Times New Roman" w:cs="Times New Roman"/>
          <w:color w:val="FCE566"/>
        </w:rPr>
        <w:t>+------+----------------------+------------------+-------------------+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endl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17ED43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799F99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AC8BA3F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/* ----------------------------------- FILE TXT ----------------------------------- */</w:t>
      </w:r>
    </w:p>
    <w:p w14:paraId="019DEC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290C1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## Modul 7 -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</w:p>
    <w:p w14:paraId="266191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importFromTxt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8135C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ifstream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9BDED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open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data.txt</w:t>
      </w:r>
      <w:r w:rsidRPr="007C3DD9">
        <w:rPr>
          <w:rFonts w:ascii="Times New Roman" w:hAnsi="Times New Roman" w:cs="Times New Roman"/>
          <w:color w:val="8B888F"/>
        </w:rPr>
        <w:t>");</w:t>
      </w:r>
    </w:p>
    <w:p w14:paraId="365B28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237B1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deklarasi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var</w:t>
      </w:r>
      <w:proofErr w:type="spellEnd"/>
    </w:p>
    <w:p w14:paraId="0DA28F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0659E2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570BE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15630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287A68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selama belum di akhir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, masukkan ke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struct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array</w:t>
      </w:r>
      <w:proofErr w:type="spellEnd"/>
    </w:p>
    <w:p w14:paraId="190D72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eof</w:t>
      </w:r>
      <w:proofErr w:type="spellEnd"/>
      <w:r w:rsidRPr="007C3DD9">
        <w:rPr>
          <w:rFonts w:ascii="Times New Roman" w:hAnsi="Times New Roman" w:cs="Times New Roman"/>
          <w:color w:val="8B888F"/>
        </w:rPr>
        <w:t>())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3E895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</w:p>
    <w:p w14:paraId="7CB1A4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5F4C8A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// jika masih kosong, berhenti</w:t>
      </w:r>
    </w:p>
    <w:p w14:paraId="5AC1F12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tanggal diperbarui      </w:t>
      </w:r>
    </w:p>
    <w:p w14:paraId="5D4D3A2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6BC29C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nama lengkap</w:t>
      </w:r>
    </w:p>
    <w:p w14:paraId="2B9C9C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322EA9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  <w:r w:rsidRPr="007C3DD9">
        <w:rPr>
          <w:rFonts w:ascii="Times New Roman" w:hAnsi="Times New Roman" w:cs="Times New Roman"/>
          <w:color w:val="F7F1FF"/>
        </w:rPr>
        <w:t xml:space="preserve">          </w:t>
      </w:r>
    </w:p>
    <w:p w14:paraId="4327DE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strcpy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c_str</w:t>
      </w:r>
      <w:proofErr w:type="spellEnd"/>
      <w:r w:rsidRPr="007C3DD9">
        <w:rPr>
          <w:rFonts w:ascii="Times New Roman" w:hAnsi="Times New Roman" w:cs="Times New Roman"/>
          <w:color w:val="8B888F"/>
        </w:rPr>
        <w:t>());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// nik</w:t>
      </w:r>
    </w:p>
    <w:p w14:paraId="6B89C4E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F5505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password</w:t>
      </w:r>
      <w:proofErr w:type="spellEnd"/>
    </w:p>
    <w:p w14:paraId="1BBD0E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ttl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// tempat tanggal lahir</w:t>
      </w:r>
    </w:p>
    <w:p w14:paraId="3EE4BB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jalan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alamat.jalan</w:t>
      </w:r>
      <w:proofErr w:type="spellEnd"/>
    </w:p>
    <w:p w14:paraId="68065D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7476F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  <w:r w:rsidRPr="007C3DD9">
        <w:rPr>
          <w:rFonts w:ascii="Times New Roman" w:hAnsi="Times New Roman" w:cs="Times New Roman"/>
          <w:color w:val="F7F1FF"/>
        </w:rPr>
        <w:t xml:space="preserve">  </w:t>
      </w:r>
    </w:p>
    <w:p w14:paraId="6A840F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alamat.kecamatan</w:t>
      </w:r>
      <w:proofErr w:type="spellEnd"/>
    </w:p>
    <w:p w14:paraId="6740F6B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24520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</w:p>
    <w:p w14:paraId="710052D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kelurahan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alamat.kelurahan</w:t>
      </w:r>
      <w:proofErr w:type="spellEnd"/>
    </w:p>
    <w:p w14:paraId="3475EF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B70BC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telepon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no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telepon</w:t>
      </w:r>
    </w:p>
    <w:p w14:paraId="1F0858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E44414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  <w:r w:rsidRPr="007C3DD9">
        <w:rPr>
          <w:rFonts w:ascii="Times New Roman" w:hAnsi="Times New Roman" w:cs="Times New Roman"/>
          <w:color w:val="F7F1FF"/>
        </w:rPr>
        <w:t xml:space="preserve">          </w:t>
      </w:r>
    </w:p>
    <w:p w14:paraId="3B8974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usia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 // usia</w:t>
      </w:r>
    </w:p>
    <w:p w14:paraId="23574EB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7727E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</w:p>
    <w:p w14:paraId="2E64D5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gender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// gender</w:t>
      </w:r>
    </w:p>
    <w:p w14:paraId="6D4FFA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04D83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</w:p>
    <w:p w14:paraId="28B0BC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agama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 // agama</w:t>
      </w:r>
    </w:p>
    <w:p w14:paraId="1F332EE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9B489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</w:p>
    <w:p w14:paraId="253C4E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  // golongan darah</w:t>
      </w:r>
    </w:p>
    <w:p w14:paraId="15A9C9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D92D8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');</w:t>
      </w:r>
    </w:p>
    <w:p w14:paraId="759AE6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// status perkawinan</w:t>
      </w:r>
    </w:p>
    <w:p w14:paraId="527D5A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DF6D77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getline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');</w:t>
      </w:r>
    </w:p>
    <w:p w14:paraId="71B59E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// status hidup</w:t>
      </w:r>
    </w:p>
    <w:p w14:paraId="5F9997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244CE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penduduk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       // masukkan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array</w:t>
      </w:r>
      <w:proofErr w:type="spellEnd"/>
    </w:p>
    <w:p w14:paraId="44B98D7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D7557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9B88B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7C331D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65D42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input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close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12CC35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3F3DF6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71638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appendToTxt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A80962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ofstream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file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20D32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file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open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data.txt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ios</w:t>
      </w:r>
      <w:proofErr w:type="spellEnd"/>
      <w:r w:rsidRPr="007C3DD9">
        <w:rPr>
          <w:rFonts w:ascii="Times New Roman" w:hAnsi="Times New Roman" w:cs="Times New Roman"/>
          <w:color w:val="8B888F"/>
        </w:rPr>
        <w:t>::</w:t>
      </w:r>
      <w:proofErr w:type="spellStart"/>
      <w:r w:rsidRPr="007C3DD9">
        <w:rPr>
          <w:rFonts w:ascii="Times New Roman" w:hAnsi="Times New Roman" w:cs="Times New Roman"/>
          <w:color w:val="F7F1FF"/>
        </w:rPr>
        <w:t>app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7F480AC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D24D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tambahkan ke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eksternal</w:t>
      </w:r>
    </w:p>
    <w:p w14:paraId="63F541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file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2D090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63D3A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15FB5B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66FA02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ttl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0428B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jalan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33E46C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5D3516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kelurahan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8A72D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telepon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080A13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usia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01B552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gender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2433C0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agama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05A9C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5F26F7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|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74FFC10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statusHidup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";</w:t>
      </w:r>
    </w:p>
    <w:p w14:paraId="129E4C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DDFC0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file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close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BEF00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B03E6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importFromTxt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6FACE64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570C02F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2DACC9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deleteFromTxt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EE8B22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(),</w:t>
      </w:r>
    </w:p>
    <w:p w14:paraId="600733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index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searchNIK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0F40280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B4BE4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ofstream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output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987855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output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open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data.txt</w:t>
      </w:r>
      <w:r w:rsidRPr="007C3DD9">
        <w:rPr>
          <w:rFonts w:ascii="Times New Roman" w:hAnsi="Times New Roman" w:cs="Times New Roman"/>
          <w:color w:val="8B888F"/>
        </w:rPr>
        <w:t>");</w:t>
      </w:r>
    </w:p>
    <w:p w14:paraId="7F1411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FE12E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tulis ulang seluruh data ke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eksternal</w:t>
      </w:r>
    </w:p>
    <w:p w14:paraId="3CB70C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5AD4E6"/>
        </w:rPr>
        <w:t>STORAGE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565D6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EEFFD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jika adalah data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yg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ingin dihapus, jangan ditulis</w:t>
      </w:r>
    </w:p>
    <w:p w14:paraId="17D73A3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6E125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continue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66D36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</w:p>
    <w:p w14:paraId="56C542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        // jika sampai di data terakhir</w:t>
      </w:r>
    </w:p>
    <w:p w14:paraId="68A391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60EB4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D29AB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2A7054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C836D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tambahkan ke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eksternal</w:t>
      </w:r>
    </w:p>
    <w:p w14:paraId="59053F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appendToTxt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]);</w:t>
      </w:r>
    </w:p>
    <w:p w14:paraId="396A75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433FC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96C70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output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close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702DA9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2BA25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ambil ulang data dari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eksternal</w:t>
      </w:r>
    </w:p>
    <w:p w14:paraId="5A2B02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importFromTxt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3F0E2E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1E2146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D9DDA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updateToTxt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BE6BE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hariIni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tgl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data diri diubah</w:t>
      </w:r>
    </w:p>
    <w:p w14:paraId="4E13F8B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F3961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deleteFromTxt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// hapus data dari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eksternal</w:t>
      </w:r>
    </w:p>
    <w:p w14:paraId="076B5B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appendToTxt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     // tambahkan data baru ke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file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eksternal</w:t>
      </w:r>
    </w:p>
    <w:p w14:paraId="3C9D96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0497BC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4C2B41E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28B17BA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/* ----------------------------------- SORT &amp; SEARCH ----------------------------------- */</w:t>
      </w:r>
    </w:p>
    <w:p w14:paraId="1D19FC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073A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## Modul 5 -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Sorting</w:t>
      </w:r>
      <w:proofErr w:type="spellEnd"/>
    </w:p>
    <w:p w14:paraId="755936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berdasarkan nik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insertion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</w:p>
    <w:p w14:paraId="7A9249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sortNIK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92D0DB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073A56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8B888F"/>
        </w:rPr>
        <w:t>,</w:t>
      </w:r>
    </w:p>
    <w:p w14:paraId="5F9D59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328531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AC754E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 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C1033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4A1EC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32EEDDE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j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0C3D9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47859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ascending</w:t>
      </w:r>
      <w:proofErr w:type="spellEnd"/>
    </w:p>
    <w:p w14:paraId="581235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ASCENDING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D90A21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).</w:t>
      </w:r>
      <w:proofErr w:type="spellStart"/>
      <w:r w:rsidRPr="007C3DD9">
        <w:rPr>
          <w:rFonts w:ascii="Times New Roman" w:hAnsi="Times New Roman" w:cs="Times New Roman"/>
          <w:color w:val="7BD88F"/>
        </w:rPr>
        <w:t>compare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){</w:t>
      </w:r>
    </w:p>
    <w:p w14:paraId="40A783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756BDC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j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6036E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CA017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4A5C1A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descending</w:t>
      </w:r>
      <w:proofErr w:type="spellEnd"/>
    </w:p>
    <w:p w14:paraId="16033F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5AB83E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).</w:t>
      </w:r>
      <w:proofErr w:type="spellStart"/>
      <w:r w:rsidRPr="007C3DD9">
        <w:rPr>
          <w:rFonts w:ascii="Times New Roman" w:hAnsi="Times New Roman" w:cs="Times New Roman"/>
          <w:color w:val="7BD88F"/>
        </w:rPr>
        <w:t>compare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nik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){</w:t>
      </w:r>
    </w:p>
    <w:p w14:paraId="6FF045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6FA27B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j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776E7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79E592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0CEFE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01357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key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11071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ED9C88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23EF223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7FF4C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## Modul 2 -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Array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dan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Pointer</w:t>
      </w:r>
      <w:proofErr w:type="spellEnd"/>
    </w:p>
    <w:p w14:paraId="0836F0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// tukar elemen penduduk</w:t>
      </w:r>
    </w:p>
    <w:p w14:paraId="3EB50E2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swap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*</w:t>
      </w:r>
      <w:r w:rsidRPr="007C3DD9">
        <w:rPr>
          <w:rFonts w:ascii="Times New Roman" w:hAnsi="Times New Roman" w:cs="Times New Roman"/>
          <w:i/>
          <w:iCs/>
          <w:color w:val="FD9353"/>
        </w:rPr>
        <w:t>elemen1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*</w:t>
      </w:r>
      <w:r w:rsidRPr="007C3DD9">
        <w:rPr>
          <w:rFonts w:ascii="Times New Roman" w:hAnsi="Times New Roman" w:cs="Times New Roman"/>
          <w:i/>
          <w:iCs/>
          <w:color w:val="FD9353"/>
        </w:rPr>
        <w:t>elemen2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2ECDC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3C423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i/>
          <w:iCs/>
          <w:color w:val="FD9353"/>
        </w:rPr>
        <w:t>elemen1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69BEB2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i/>
          <w:iCs/>
          <w:color w:val="FD9353"/>
        </w:rPr>
        <w:t>elemen1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i/>
          <w:iCs/>
          <w:color w:val="FD9353"/>
        </w:rPr>
        <w:t>elemen2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698A9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FC618D"/>
        </w:rPr>
        <w:t>*</w:t>
      </w:r>
      <w:r w:rsidRPr="007C3DD9">
        <w:rPr>
          <w:rFonts w:ascii="Times New Roman" w:hAnsi="Times New Roman" w:cs="Times New Roman"/>
          <w:i/>
          <w:iCs/>
          <w:color w:val="FD9353"/>
        </w:rPr>
        <w:t>elemen2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9BDDD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73DCA1C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23759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berdasarkan nama lengkap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quick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</w:p>
    <w:p w14:paraId="507E3B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partition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low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    </w:t>
      </w:r>
    </w:p>
    <w:p w14:paraId="15ABAF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pivot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67686D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low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C1F21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low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j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1510A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D058B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ascending</w:t>
      </w:r>
      <w:proofErr w:type="spellEnd"/>
    </w:p>
    <w:p w14:paraId="08B6882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5D9288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namaLengkap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compare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pivot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</w:p>
    <w:p w14:paraId="599511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ASCENDING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46C3CC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09659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2EDC3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swap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&amp;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]);</w:t>
      </w:r>
    </w:p>
    <w:p w14:paraId="7679C89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91096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C7360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   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descending</w:t>
      </w:r>
      <w:proofErr w:type="spellEnd"/>
    </w:p>
    <w:p w14:paraId="015A01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74EBBA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namaLengkap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compare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>pivot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</w:p>
    <w:p w14:paraId="1267E8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DESCENDING</w:t>
      </w:r>
      <w:r w:rsidRPr="007C3DD9">
        <w:rPr>
          <w:rFonts w:ascii="Times New Roman" w:hAnsi="Times New Roman" w:cs="Times New Roman"/>
          <w:color w:val="8B888F"/>
        </w:rPr>
        <w:t>"</w:t>
      </w:r>
    </w:p>
    <w:p w14:paraId="3761E86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21CD37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>           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6E94A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7BD88F"/>
        </w:rPr>
        <w:t>swap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&amp;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]);</w:t>
      </w:r>
    </w:p>
    <w:p w14:paraId="1ED196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98D104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3B679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7BD88F"/>
        </w:rPr>
        <w:t>swap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&amp;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],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8B888F"/>
        </w:rPr>
        <w:t>]);</w:t>
      </w:r>
    </w:p>
    <w:p w14:paraId="6A6FE5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i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1B490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6716779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3F711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quick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</w:p>
    <w:p w14:paraId="185541B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sortNamaLengkap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low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9C5D8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609BF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## Modul 8 -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Rekursif</w:t>
      </w:r>
      <w:proofErr w:type="spellEnd"/>
    </w:p>
    <w:p w14:paraId="4EFAC9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61D79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low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3D462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partition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low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5E36C4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sortNamaLengkap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low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pi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0BD74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sortNamaLengkap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pi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high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F3B644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48259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279FF5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EA3F4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sorting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berdasarkan tanggal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shell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sort</w:t>
      </w:r>
      <w:proofErr w:type="spellEnd"/>
    </w:p>
    <w:p w14:paraId="32F0A14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sortTanggal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468A1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D0E2A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n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3377EE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B0004B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>n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gap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gap </w:t>
      </w:r>
      <w:r w:rsidRPr="007C3DD9">
        <w:rPr>
          <w:rFonts w:ascii="Times New Roman" w:hAnsi="Times New Roman" w:cs="Times New Roman"/>
          <w:color w:val="FC618D"/>
        </w:rPr>
        <w:t>/=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AC254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 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F7F1FF"/>
        </w:rPr>
        <w:t xml:space="preserve"> n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C2E837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>gap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j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j</w:t>
      </w:r>
      <w:r w:rsidRPr="007C3DD9">
        <w:rPr>
          <w:rFonts w:ascii="Times New Roman" w:hAnsi="Times New Roman" w:cs="Times New Roman"/>
          <w:color w:val="FC618D"/>
        </w:rPr>
        <w:t>-=</w:t>
      </w:r>
      <w:r w:rsidRPr="007C3DD9">
        <w:rPr>
          <w:rFonts w:ascii="Times New Roman" w:hAnsi="Times New Roman" w:cs="Times New Roman"/>
          <w:color w:val="F7F1FF"/>
        </w:rPr>
        <w:t>gap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F753A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F4C60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mode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ASCENDING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016EF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2AF5457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</w:p>
    <w:p w14:paraId="1E76D7F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ambilBulan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</w:p>
    <w:p w14:paraId="50483AF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</w:p>
    <w:p w14:paraId="7E0A98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77AFC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43ABA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C053CC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FF925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40EB1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2BA40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5E55B36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18D014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1A54D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D90F8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D916A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EAE8F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9C32E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FD56C1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69A16A5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</w:p>
    <w:p w14:paraId="7078F1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ambilBulan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</w:p>
    <w:p w14:paraId="6AD9A0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tanggalPembaruan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</w:p>
    <w:p w14:paraId="39DCE26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)</w:t>
      </w:r>
    </w:p>
    <w:p w14:paraId="69E6ED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B2F3E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E70F4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E5071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3F2A3A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 xml:space="preserve">j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gap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];</w:t>
      </w:r>
    </w:p>
    <w:p w14:paraId="5200409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j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EBA76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26146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8C824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611ED88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for</w:t>
      </w:r>
      <w:proofErr w:type="spellEnd"/>
    </w:p>
    <w:p w14:paraId="7766DD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for</w:t>
      </w:r>
      <w:proofErr w:type="spellEnd"/>
    </w:p>
    <w:p w14:paraId="404227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for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</w:p>
    <w:p w14:paraId="44E7D39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0CACCA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BD23284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## Modul 6 -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Searching</w:t>
      </w:r>
      <w:proofErr w:type="spellEnd"/>
    </w:p>
    <w:p w14:paraId="29E8E1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cari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NIK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binary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</w:t>
      </w:r>
      <w:proofErr w:type="spellEnd"/>
    </w:p>
    <w:p w14:paraId="661DB7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searchNIK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D03F8A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beg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end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mid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C67592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sortNIK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ASCENDING</w:t>
      </w:r>
      <w:r w:rsidRPr="007C3DD9">
        <w:rPr>
          <w:rFonts w:ascii="Times New Roman" w:hAnsi="Times New Roman" w:cs="Times New Roman"/>
          <w:color w:val="8B888F"/>
        </w:rPr>
        <w:t>");</w:t>
      </w:r>
    </w:p>
    <w:p w14:paraId="63D47E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9F53B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while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beg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end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){</w:t>
      </w:r>
    </w:p>
    <w:p w14:paraId="0007CBB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61EC0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mid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end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beg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/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2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24D8A2A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5E541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mid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 xml:space="preserve">nik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71B35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mid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9D9FD7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ADE3E5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B0A3D3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2DC18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compare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proofErr w:type="spellStart"/>
      <w:r w:rsidRPr="007C3DD9">
        <w:rPr>
          <w:rFonts w:ascii="Times New Roman" w:hAnsi="Times New Roman" w:cs="Times New Roman"/>
          <w:color w:val="F7F1FF"/>
        </w:rPr>
        <w:t>mid</w:t>
      </w:r>
      <w:proofErr w:type="spellEnd"/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){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00A075E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beg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mid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6D783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4D3C6E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C618D"/>
        </w:rPr>
        <w:t>else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B838E2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end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mid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0F0A59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</w:p>
    <w:p w14:paraId="6B0DCEA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0BBE928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if</w:t>
      </w:r>
      <w:proofErr w:type="spellEnd"/>
    </w:p>
    <w:p w14:paraId="2906EF4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i/>
          <w:iCs/>
          <w:color w:val="69676C"/>
        </w:rPr>
        <w:t xml:space="preserve"> //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end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while</w:t>
      </w:r>
      <w:proofErr w:type="spellEnd"/>
    </w:p>
    <w:p w14:paraId="0A1621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E1B99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3D6F06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77D190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D8F83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// cari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index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elemen -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sequential</w:t>
      </w:r>
      <w:proofErr w:type="spellEnd"/>
      <w:r w:rsidRPr="007C3DD9">
        <w:rPr>
          <w:rFonts w:ascii="Times New Roman" w:hAnsi="Times New Roman" w:cs="Times New Roman"/>
          <w:i/>
          <w:iCs/>
          <w:color w:val="69676C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search</w:t>
      </w:r>
      <w:proofErr w:type="spellEnd"/>
    </w:p>
    <w:p w14:paraId="45AE3A9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indexElemen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array</w:t>
      </w:r>
      <w:proofErr w:type="spellEnd"/>
      <w:r w:rsidRPr="007C3DD9">
        <w:rPr>
          <w:rFonts w:ascii="Times New Roman" w:hAnsi="Times New Roman" w:cs="Times New Roman"/>
          <w:color w:val="8B888F"/>
        </w:rPr>
        <w:t>[],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cari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80B274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EEE6F8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array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cari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C39C3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EFD5D6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8F45C4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18419C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3DDE44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28B2A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6FE5494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A39805D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/* ----------------------------------- TAMBAHAN ----------------------------------- */</w:t>
      </w:r>
    </w:p>
    <w:p w14:paraId="1AFE399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5F42C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short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warna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35AF6E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5AD4E6"/>
        </w:rPr>
        <w:t>HANDLE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hCon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GetStdHandle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STD_OUTPUT_HANDLE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3BEA05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SetConsoleTextAttribute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hCon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warna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319C1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3E1BB0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74477C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gotoxy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x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y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8B353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5AD4E6"/>
        </w:rPr>
        <w:t>COORD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coord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2A0B3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coord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X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x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A0F81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coord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Y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y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FED10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SetConsoleCursorPosition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GetStdHandle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STD_OUTPUT_HANDLE</w:t>
      </w:r>
      <w:r w:rsidRPr="007C3DD9">
        <w:rPr>
          <w:rFonts w:ascii="Times New Roman" w:hAnsi="Times New Roman" w:cs="Times New Roman"/>
          <w:color w:val="8B888F"/>
        </w:rPr>
        <w:t>),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coord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749BF7A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1E784AE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7DDA7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color w:val="5AD4E6"/>
        </w:rPr>
        <w:t>tm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C618D"/>
        </w:rPr>
        <w:t>*</w:t>
      </w:r>
      <w:proofErr w:type="spellStart"/>
      <w:r w:rsidRPr="007C3DD9">
        <w:rPr>
          <w:rFonts w:ascii="Times New Roman" w:hAnsi="Times New Roman" w:cs="Times New Roman"/>
          <w:color w:val="7BD88F"/>
        </w:rPr>
        <w:t>timeNow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D616D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time_t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now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time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DB124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tm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*</w:t>
      </w:r>
      <w:proofErr w:type="spellStart"/>
      <w:r w:rsidRPr="007C3DD9">
        <w:rPr>
          <w:rFonts w:ascii="Times New Roman" w:hAnsi="Times New Roman" w:cs="Times New Roman"/>
          <w:color w:val="F7F1FF"/>
        </w:rPr>
        <w:t>ltm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localtime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&amp;</w:t>
      </w:r>
      <w:proofErr w:type="spellStart"/>
      <w:r w:rsidRPr="007C3DD9">
        <w:rPr>
          <w:rFonts w:ascii="Times New Roman" w:hAnsi="Times New Roman" w:cs="Times New Roman"/>
          <w:color w:val="F7F1FF"/>
        </w:rPr>
        <w:t>now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0FDFA8F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263046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ltm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BAC74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2203FBF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17395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A2C63D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hariIni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3FFBF2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tgl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to_string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timeNow</w:t>
      </w:r>
      <w:proofErr w:type="spellEnd"/>
      <w:r w:rsidRPr="007C3DD9">
        <w:rPr>
          <w:rFonts w:ascii="Times New Roman" w:hAnsi="Times New Roman" w:cs="Times New Roman"/>
          <w:color w:val="8B888F"/>
        </w:rPr>
        <w:t>()-&gt;</w:t>
      </w:r>
      <w:proofErr w:type="spellStart"/>
      <w:r w:rsidRPr="007C3DD9">
        <w:rPr>
          <w:rFonts w:ascii="Times New Roman" w:hAnsi="Times New Roman" w:cs="Times New Roman"/>
          <w:color w:val="F7F1FF"/>
        </w:rPr>
        <w:t>tm_mday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5555C32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bulan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to_string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timeNow</w:t>
      </w:r>
      <w:proofErr w:type="spellEnd"/>
      <w:r w:rsidRPr="007C3DD9">
        <w:rPr>
          <w:rFonts w:ascii="Times New Roman" w:hAnsi="Times New Roman" w:cs="Times New Roman"/>
          <w:color w:val="8B888F"/>
        </w:rPr>
        <w:t>()-&gt;</w:t>
      </w:r>
      <w:proofErr w:type="spellStart"/>
      <w:r w:rsidRPr="007C3DD9">
        <w:rPr>
          <w:rFonts w:ascii="Times New Roman" w:hAnsi="Times New Roman" w:cs="Times New Roman"/>
          <w:color w:val="F7F1FF"/>
        </w:rPr>
        <w:t>tm_mon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562C12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tahun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to_string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timeNow</w:t>
      </w:r>
      <w:proofErr w:type="spellEnd"/>
      <w:r w:rsidRPr="007C3DD9">
        <w:rPr>
          <w:rFonts w:ascii="Times New Roman" w:hAnsi="Times New Roman" w:cs="Times New Roman"/>
          <w:color w:val="8B888F"/>
        </w:rPr>
        <w:t>()-&gt;</w:t>
      </w:r>
      <w:proofErr w:type="spellStart"/>
      <w:r w:rsidRPr="007C3DD9">
        <w:rPr>
          <w:rFonts w:ascii="Times New Roman" w:hAnsi="Times New Roman" w:cs="Times New Roman"/>
          <w:color w:val="F7F1FF"/>
        </w:rPr>
        <w:t>tm_year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1900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3DBCF5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2AE4BD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tgl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/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bulan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CE566"/>
        </w:rPr>
        <w:t>/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tahun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3A168E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6241426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C9E1C6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clearCin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8B455D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clear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194ECC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cin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ignore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7F15078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fflush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stdin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64CDD0E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46D5180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808592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logInBerhasil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[],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password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35204D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){</w:t>
      </w:r>
    </w:p>
    <w:p w14:paraId="2C91735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6301CCF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</w:p>
    <w:p w14:paraId="5720A75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proofErr w:type="spellStart"/>
      <w:r w:rsidRPr="007C3DD9">
        <w:rPr>
          <w:rFonts w:ascii="Times New Roman" w:hAnsi="Times New Roman" w:cs="Times New Roman"/>
          <w:color w:val="F7F1FF"/>
        </w:rPr>
        <w:t>password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password</w:t>
      </w:r>
      <w:proofErr w:type="spellEnd"/>
    </w:p>
    <w:p w14:paraId="1AC1D59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){</w:t>
      </w:r>
    </w:p>
    <w:p w14:paraId="192B88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61E7D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AAEE91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33184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0DC09E1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317CB3B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180831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D4DAB7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(){</w:t>
      </w:r>
    </w:p>
    <w:p w14:paraId="77B6D5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color w:val="5AD4E6"/>
        </w:rPr>
        <w:t>STORAGE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C3BE66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].</w:t>
      </w:r>
      <w:r w:rsidRPr="007C3DD9">
        <w:rPr>
          <w:rFonts w:ascii="Times New Roman" w:hAnsi="Times New Roman" w:cs="Times New Roman"/>
          <w:color w:val="F7F1FF"/>
        </w:rPr>
        <w:t>nik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103171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E99E27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091B48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0C7ECA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5AD4E6"/>
        </w:rPr>
        <w:t>STORAGE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0CE5F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48446D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416BD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karakter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ascii</w:t>
      </w:r>
      <w:proofErr w:type="spellEnd"/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jumlah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warna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766D3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warna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EC730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i/>
          <w:iCs/>
          <w:color w:val="FD9353"/>
        </w:rPr>
        <w:t>jumlah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A8D8B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ascii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2325B66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8D2841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F21A8C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095435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E8FA8D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7BD88F"/>
        </w:rPr>
        <w:t>diagram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jumlah</w:t>
      </w:r>
      <w:r w:rsidRPr="007C3DD9">
        <w:rPr>
          <w:rFonts w:ascii="Times New Roman" w:hAnsi="Times New Roman" w:cs="Times New Roman"/>
          <w:color w:val="8B888F"/>
        </w:rPr>
        <w:t>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unsigned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warna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84D369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FCE566"/>
        </w:rPr>
        <w:t xml:space="preserve">      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221</w:t>
      </w:r>
      <w:r w:rsidRPr="007C3DD9">
        <w:rPr>
          <w:rFonts w:ascii="Times New Roman" w:hAnsi="Times New Roman" w:cs="Times New Roman"/>
          <w:color w:val="8B888F"/>
        </w:rPr>
        <w:t>);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warna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753339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92877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i/>
          <w:iCs/>
          <w:color w:val="FD9353"/>
        </w:rPr>
        <w:t>jumlah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08FE4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219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1B448A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2F7F5F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4862E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7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6ABDC5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0D3CD95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269B3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formulirTerisi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Penduduk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C0E41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A0399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</w:p>
    <w:p w14:paraId="6725C2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ttl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  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2EB609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jalan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18955A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kecamatan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34C510F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alamat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kelurahan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0727C2D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telepon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1B69C0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gender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4319B30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agama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 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4BF7242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golDar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    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</w:p>
    <w:p w14:paraId="633401D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penduduk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F7F1FF"/>
        </w:rPr>
        <w:t>statusKawin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     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948AE3"/>
        </w:rPr>
        <w:t>1</w:t>
      </w:r>
    </w:p>
    <w:p w14:paraId="5D370B4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3B8F7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9FF304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DECC8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FDA57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65BC97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5A4D307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E48918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void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hapusTulisan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panjang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103DB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C08E0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r w:rsidRPr="007C3DD9">
        <w:rPr>
          <w:rFonts w:ascii="Times New Roman" w:hAnsi="Times New Roman" w:cs="Times New Roman"/>
          <w:i/>
          <w:iCs/>
          <w:color w:val="FD9353"/>
        </w:rPr>
        <w:t>panjang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B9B17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cout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&lt;&lt;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219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37F1BA5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F873E8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7BD88F"/>
        </w:rPr>
        <w:t>color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5AD4E6"/>
        </w:rPr>
        <w:t>RESET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12778C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0F681FE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89D770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banyakDataTerisi</w:t>
      </w:r>
      <w:proofErr w:type="spellEnd"/>
      <w:r w:rsidRPr="007C3DD9">
        <w:rPr>
          <w:rFonts w:ascii="Times New Roman" w:hAnsi="Times New Roman" w:cs="Times New Roman"/>
          <w:color w:val="8B888F"/>
        </w:rPr>
        <w:t>()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BED112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 xml:space="preserve">    // hitung data </w:t>
      </w:r>
      <w:proofErr w:type="spellStart"/>
      <w:r w:rsidRPr="007C3DD9">
        <w:rPr>
          <w:rFonts w:ascii="Times New Roman" w:hAnsi="Times New Roman" w:cs="Times New Roman"/>
          <w:i/>
          <w:iCs/>
          <w:color w:val="69676C"/>
        </w:rPr>
        <w:t>terverifikasi</w:t>
      </w:r>
      <w:proofErr w:type="spellEnd"/>
    </w:p>
    <w:p w14:paraId="10B7E0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total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929BEF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7BD88F"/>
        </w:rPr>
        <w:t>banyakData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18EFB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7BD88F"/>
        </w:rPr>
        <w:t>formulirTerisi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dataPenduduk</w:t>
      </w:r>
      <w:proofErr w:type="spellEnd"/>
      <w:r w:rsidRPr="007C3DD9">
        <w:rPr>
          <w:rFonts w:ascii="Times New Roman" w:hAnsi="Times New Roman" w:cs="Times New Roman"/>
          <w:color w:val="8B888F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8B888F"/>
        </w:rPr>
        <w:t>]))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54E1A7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total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05B295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44DD9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993721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88DBFE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total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107633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037744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188C99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7AA5DF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DE41B8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30116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BD5CEE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C618D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/</w:t>
      </w:r>
      <w:r w:rsidRPr="007C3DD9">
        <w:rPr>
          <w:rFonts w:ascii="Times New Roman" w:hAnsi="Times New Roman" w:cs="Times New Roman"/>
          <w:color w:val="8B888F"/>
        </w:rPr>
        <w:t>')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46F78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37BB2C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B86AB5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86774F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C618D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]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43FF95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3F0DB0C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B44D9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6B45D31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70C0812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428C1E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AA3FF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0976F7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C9C3F1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iAwal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find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/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12C14F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32C2A0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proofErr w:type="spellStart"/>
      <w:r w:rsidRPr="007C3DD9">
        <w:rPr>
          <w:rFonts w:ascii="Times New Roman" w:hAnsi="Times New Roman" w:cs="Times New Roman"/>
          <w:color w:val="F7F1FF"/>
        </w:rPr>
        <w:t>iAwal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0545B0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C618D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>/</w:t>
      </w:r>
      <w:r w:rsidRPr="007C3DD9">
        <w:rPr>
          <w:rFonts w:ascii="Times New Roman" w:hAnsi="Times New Roman" w:cs="Times New Roman"/>
          <w:color w:val="8B888F"/>
        </w:rPr>
        <w:t>')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F340BC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break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AB3EC8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385520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CA8BAB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C618D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]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60101F6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59278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F2E79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74F7D5A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62CB48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BB5772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ambilTahun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BA81AD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B1A422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968DE3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iBulan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find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/</w:t>
      </w:r>
      <w:r w:rsidRPr="007C3DD9">
        <w:rPr>
          <w:rFonts w:ascii="Times New Roman" w:hAnsi="Times New Roman" w:cs="Times New Roman"/>
          <w:color w:val="8B888F"/>
        </w:rPr>
        <w:t>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372183C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iTahun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find</w:t>
      </w:r>
      <w:proofErr w:type="spellEnd"/>
      <w:r w:rsidRPr="007C3DD9">
        <w:rPr>
          <w:rFonts w:ascii="Times New Roman" w:hAnsi="Times New Roman" w:cs="Times New Roman"/>
          <w:color w:val="8B888F"/>
        </w:rPr>
        <w:t>("</w:t>
      </w:r>
      <w:r w:rsidRPr="007C3DD9">
        <w:rPr>
          <w:rFonts w:ascii="Times New Roman" w:hAnsi="Times New Roman" w:cs="Times New Roman"/>
          <w:color w:val="FCE566"/>
        </w:rPr>
        <w:t>/</w:t>
      </w:r>
      <w:r w:rsidRPr="007C3DD9">
        <w:rPr>
          <w:rFonts w:ascii="Times New Roman" w:hAnsi="Times New Roman" w:cs="Times New Roman"/>
          <w:color w:val="8B888F"/>
        </w:rPr>
        <w:t>",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iBulan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BC8373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AFA0F7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proofErr w:type="spellStart"/>
      <w:r w:rsidRPr="007C3DD9">
        <w:rPr>
          <w:rFonts w:ascii="Times New Roman" w:hAnsi="Times New Roman" w:cs="Times New Roman"/>
          <w:color w:val="F7F1FF"/>
        </w:rPr>
        <w:t>iTahun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1631339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C618D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]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893C6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8293BC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0E7E3F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stoi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temp</w:t>
      </w:r>
      <w:proofErr w:type="spellEnd"/>
      <w:r w:rsidRPr="007C3DD9">
        <w:rPr>
          <w:rFonts w:ascii="Times New Roman" w:hAnsi="Times New Roman" w:cs="Times New Roman"/>
          <w:color w:val="8B888F"/>
        </w:rPr>
        <w:t>);</w:t>
      </w:r>
    </w:p>
    <w:p w14:paraId="1B205E6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43D37F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3D0F2AE" w14:textId="77777777" w:rsidR="006D5D03" w:rsidRPr="007C3DD9" w:rsidRDefault="006D5D03" w:rsidP="006D5D03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69676C"/>
        </w:rPr>
        <w:t>/* ----------------------------------- CEK ISIAN ----------------------------------- */</w:t>
      </w:r>
    </w:p>
    <w:p w14:paraId="21FAC85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CE578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isAngka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A55EC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4D5F2F1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79F36F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isInteger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120D5E6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5EA7A3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cek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8B888F"/>
        </w:rPr>
        <w:t>)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C618D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-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48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2F606F8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1A40B3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cek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cek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9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2D4F80D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isInteger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5E0EB0F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74A7CD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4720C9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65AD95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isInteger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650FDE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4C29673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  <w:r w:rsidRPr="007C3DD9">
        <w:rPr>
          <w:rFonts w:ascii="Times New Roman" w:hAnsi="Times New Roman" w:cs="Times New Roman"/>
          <w:color w:val="F7F1FF"/>
        </w:rPr>
        <w:t xml:space="preserve"> </w:t>
      </w:r>
    </w:p>
    <w:p w14:paraId="6B68F90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52651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A1CA0E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575594A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0935E4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389F8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\t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948AE3"/>
        </w:rPr>
        <w:t>\n</w:t>
      </w:r>
      <w:r w:rsidRPr="007C3DD9">
        <w:rPr>
          <w:rFonts w:ascii="Times New Roman" w:hAnsi="Times New Roman" w:cs="Times New Roman"/>
          <w:color w:val="8B888F"/>
        </w:rPr>
        <w:t>"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||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"")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F15EA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6C1C40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28A145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63A1DB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(),</w:t>
      </w:r>
    </w:p>
    <w:p w14:paraId="5E941CA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banyakSpasi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731CEF1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80D21D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for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948AE3"/>
        </w:rPr>
        <w:t>0</w:t>
      </w:r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&lt;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  <w:r w:rsidRPr="007C3DD9">
        <w:rPr>
          <w:rFonts w:ascii="Times New Roman" w:hAnsi="Times New Roman" w:cs="Times New Roman"/>
          <w:color w:val="F7F1FF"/>
        </w:rPr>
        <w:t xml:space="preserve"> i</w:t>
      </w:r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AD72E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str</w:t>
      </w:r>
      <w:proofErr w:type="spellEnd"/>
      <w:r w:rsidRPr="007C3DD9">
        <w:rPr>
          <w:rFonts w:ascii="Times New Roman" w:hAnsi="Times New Roman" w:cs="Times New Roman"/>
          <w:color w:val="FC618D"/>
        </w:rPr>
        <w:t>[</w:t>
      </w:r>
      <w:r w:rsidRPr="007C3DD9">
        <w:rPr>
          <w:rFonts w:ascii="Times New Roman" w:hAnsi="Times New Roman" w:cs="Times New Roman"/>
          <w:color w:val="F7F1FF"/>
        </w:rPr>
        <w:t>i</w:t>
      </w:r>
      <w:r w:rsidRPr="007C3DD9">
        <w:rPr>
          <w:rFonts w:ascii="Times New Roman" w:hAnsi="Times New Roman" w:cs="Times New Roman"/>
          <w:color w:val="FC618D"/>
        </w:rPr>
        <w:t>]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</w:t>
      </w:r>
      <w:r w:rsidRPr="007C3DD9">
        <w:rPr>
          <w:rFonts w:ascii="Times New Roman" w:hAnsi="Times New Roman" w:cs="Times New Roman"/>
          <w:color w:val="FCE566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')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C1E2F0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    </w:t>
      </w:r>
      <w:proofErr w:type="spellStart"/>
      <w:r w:rsidRPr="007C3DD9">
        <w:rPr>
          <w:rFonts w:ascii="Times New Roman" w:hAnsi="Times New Roman" w:cs="Times New Roman"/>
          <w:color w:val="F7F1FF"/>
        </w:rPr>
        <w:t>banyakSpasi</w:t>
      </w:r>
      <w:proofErr w:type="spellEnd"/>
      <w:r w:rsidRPr="007C3DD9">
        <w:rPr>
          <w:rFonts w:ascii="Times New Roman" w:hAnsi="Times New Roman" w:cs="Times New Roman"/>
          <w:color w:val="FC618D"/>
        </w:rPr>
        <w:t>++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CFFB29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873B69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1A30368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6A91FC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banyakSpasi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133FDD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229EDD7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3A280A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C2DAA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EED47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3FD4C0B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FF3113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isTahun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tahun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AE83CC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tahunIni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timeNow</w:t>
      </w:r>
      <w:proofErr w:type="spellEnd"/>
      <w:r w:rsidRPr="007C3DD9">
        <w:rPr>
          <w:rFonts w:ascii="Times New Roman" w:hAnsi="Times New Roman" w:cs="Times New Roman"/>
          <w:color w:val="8B888F"/>
        </w:rPr>
        <w:t>()-&gt;</w:t>
      </w:r>
      <w:proofErr w:type="spellStart"/>
      <w:r w:rsidRPr="007C3DD9">
        <w:rPr>
          <w:rFonts w:ascii="Times New Roman" w:hAnsi="Times New Roman" w:cs="Times New Roman"/>
          <w:color w:val="F7F1FF"/>
        </w:rPr>
        <w:t>tm_year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+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1900</w:t>
      </w:r>
      <w:r w:rsidRPr="007C3DD9">
        <w:rPr>
          <w:rFonts w:ascii="Times New Roman" w:hAnsi="Times New Roman" w:cs="Times New Roman"/>
          <w:color w:val="8B888F"/>
        </w:rPr>
        <w:t>;</w:t>
      </w:r>
    </w:p>
    <w:p w14:paraId="0A716BC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</w:p>
    <w:p w14:paraId="3C415D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tahun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1920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tahun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tahunIni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2AB1E0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9AAF7A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5EEBEC6E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1BDA10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7AD59D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705D302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420C285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isTanggal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tanggal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6774A763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tanggal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tanggal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31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01465EA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03A8FBE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04D5070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B7BF77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DD148D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40E4B99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1B1EE38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isBulan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bulan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20C8B9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bulan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bulan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12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65346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73D1880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85CAAB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60D3805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42AEAF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5D85B73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DD2818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isNIK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5AD4E6"/>
        </w:rPr>
        <w:t>char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[])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3FBF51D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nikStr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i/>
          <w:iCs/>
          <w:color w:val="FD9353"/>
        </w:rPr>
        <w:t>nik</w:t>
      </w:r>
      <w:r w:rsidRPr="007C3DD9">
        <w:rPr>
          <w:rFonts w:ascii="Times New Roman" w:hAnsi="Times New Roman" w:cs="Times New Roman"/>
          <w:color w:val="8B888F"/>
        </w:rPr>
        <w:t>);</w:t>
      </w:r>
    </w:p>
    <w:p w14:paraId="29B35117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nikStr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5F3AAA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68B4BDC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nikStr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isAngka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nikStr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16</w:t>
      </w:r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78E20A3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2AF727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6FC64060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23A08F39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61A34A5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50687E4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53C1D90A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i/>
          <w:iCs/>
          <w:color w:val="5AD4E6"/>
        </w:rPr>
        <w:t>bool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isTelp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5AD4E6"/>
        </w:rPr>
        <w:t>string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telp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4EB02DA6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i/>
          <w:iCs/>
          <w:color w:val="5AD4E6"/>
        </w:rPr>
        <w:t>int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telp</w:t>
      </w:r>
      <w:r w:rsidRPr="007C3DD9">
        <w:rPr>
          <w:rFonts w:ascii="Times New Roman" w:hAnsi="Times New Roman" w:cs="Times New Roman"/>
          <w:color w:val="8B888F"/>
        </w:rPr>
        <w:t>.</w:t>
      </w:r>
      <w:r w:rsidRPr="007C3DD9">
        <w:rPr>
          <w:rFonts w:ascii="Times New Roman" w:hAnsi="Times New Roman" w:cs="Times New Roman"/>
          <w:color w:val="7BD88F"/>
        </w:rPr>
        <w:t>length</w:t>
      </w:r>
      <w:proofErr w:type="spellEnd"/>
      <w:r w:rsidRPr="007C3DD9">
        <w:rPr>
          <w:rFonts w:ascii="Times New Roman" w:hAnsi="Times New Roman" w:cs="Times New Roman"/>
          <w:color w:val="8B888F"/>
        </w:rPr>
        <w:t>();</w:t>
      </w:r>
    </w:p>
    <w:p w14:paraId="57D40B0D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7CB8D214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if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r w:rsidRPr="007C3DD9">
        <w:rPr>
          <w:rFonts w:ascii="Times New Roman" w:hAnsi="Times New Roman" w:cs="Times New Roman"/>
          <w:color w:val="FC618D"/>
        </w:rPr>
        <w:t>!</w:t>
      </w:r>
      <w:proofErr w:type="spellStart"/>
      <w:r w:rsidRPr="007C3DD9">
        <w:rPr>
          <w:rFonts w:ascii="Times New Roman" w:hAnsi="Times New Roman" w:cs="Times New Roman"/>
          <w:color w:val="7BD88F"/>
        </w:rPr>
        <w:t>isSpace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telp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7BD88F"/>
        </w:rPr>
        <w:t>isAngka</w:t>
      </w:r>
      <w:proofErr w:type="spellEnd"/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i/>
          <w:iCs/>
          <w:color w:val="FD9353"/>
        </w:rPr>
        <w:t>telp</w:t>
      </w:r>
      <w:proofErr w:type="spellEnd"/>
      <w:r w:rsidRPr="007C3DD9">
        <w:rPr>
          <w:rFonts w:ascii="Times New Roman" w:hAnsi="Times New Roman" w:cs="Times New Roman"/>
          <w:color w:val="8B888F"/>
        </w:rPr>
        <w:t>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(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&gt;=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10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&amp;&amp;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F7F1FF"/>
        </w:rPr>
        <w:t>length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FC618D"/>
        </w:rPr>
        <w:t>&lt;=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948AE3"/>
        </w:rPr>
        <w:t>12</w:t>
      </w:r>
      <w:r w:rsidRPr="007C3DD9">
        <w:rPr>
          <w:rFonts w:ascii="Times New Roman" w:hAnsi="Times New Roman" w:cs="Times New Roman"/>
          <w:color w:val="8B888F"/>
        </w:rPr>
        <w:t>))</w:t>
      </w:r>
      <w:r w:rsidRPr="007C3DD9">
        <w:rPr>
          <w:rFonts w:ascii="Times New Roman" w:hAnsi="Times New Roman" w:cs="Times New Roman"/>
          <w:color w:val="F7F1FF"/>
        </w:rPr>
        <w:t xml:space="preserve"> </w:t>
      </w:r>
      <w:r w:rsidRPr="007C3DD9">
        <w:rPr>
          <w:rFonts w:ascii="Times New Roman" w:hAnsi="Times New Roman" w:cs="Times New Roman"/>
          <w:color w:val="8B888F"/>
        </w:rPr>
        <w:t>{</w:t>
      </w:r>
    </w:p>
    <w:p w14:paraId="596039BB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true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5B93AD7F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r w:rsidRPr="007C3DD9">
        <w:rPr>
          <w:rFonts w:ascii="Times New Roman" w:hAnsi="Times New Roman" w:cs="Times New Roman"/>
          <w:color w:val="8B888F"/>
        </w:rPr>
        <w:t>}</w:t>
      </w:r>
    </w:p>
    <w:p w14:paraId="4B73D6EC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</w:p>
    <w:p w14:paraId="36090A41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t xml:space="preserve">    </w:t>
      </w:r>
      <w:proofErr w:type="spellStart"/>
      <w:r w:rsidRPr="007C3DD9">
        <w:rPr>
          <w:rFonts w:ascii="Times New Roman" w:hAnsi="Times New Roman" w:cs="Times New Roman"/>
          <w:color w:val="FC618D"/>
        </w:rPr>
        <w:t>return</w:t>
      </w:r>
      <w:proofErr w:type="spellEnd"/>
      <w:r w:rsidRPr="007C3DD9">
        <w:rPr>
          <w:rFonts w:ascii="Times New Roman" w:hAnsi="Times New Roman" w:cs="Times New Roman"/>
          <w:color w:val="F7F1FF"/>
        </w:rPr>
        <w:t xml:space="preserve"> </w:t>
      </w:r>
      <w:proofErr w:type="spellStart"/>
      <w:r w:rsidRPr="007C3DD9">
        <w:rPr>
          <w:rFonts w:ascii="Times New Roman" w:hAnsi="Times New Roman" w:cs="Times New Roman"/>
          <w:color w:val="948AE3"/>
        </w:rPr>
        <w:t>false</w:t>
      </w:r>
      <w:proofErr w:type="spellEnd"/>
      <w:r w:rsidRPr="007C3DD9">
        <w:rPr>
          <w:rFonts w:ascii="Times New Roman" w:hAnsi="Times New Roman" w:cs="Times New Roman"/>
          <w:color w:val="8B888F"/>
        </w:rPr>
        <w:t>;</w:t>
      </w:r>
    </w:p>
    <w:p w14:paraId="13DB3662" w14:textId="77777777" w:rsidR="006D5D03" w:rsidRPr="007C3DD9" w:rsidRDefault="006D5D03" w:rsidP="001A4467">
      <w:pPr>
        <w:shd w:val="clear" w:color="auto" w:fill="222222"/>
        <w:spacing w:after="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8B888F"/>
        </w:rPr>
        <w:t>}</w:t>
      </w:r>
    </w:p>
    <w:p w14:paraId="5BC20E1D" w14:textId="77777777" w:rsidR="006D5D03" w:rsidRPr="007C3DD9" w:rsidRDefault="006D5D03" w:rsidP="006D5D03">
      <w:pPr>
        <w:shd w:val="clear" w:color="auto" w:fill="222222"/>
        <w:spacing w:after="240" w:line="330" w:lineRule="atLeast"/>
        <w:rPr>
          <w:rFonts w:ascii="Times New Roman" w:hAnsi="Times New Roman" w:cs="Times New Roman"/>
          <w:color w:val="F7F1FF"/>
        </w:rPr>
      </w:pPr>
      <w:r w:rsidRPr="007C3DD9">
        <w:rPr>
          <w:rFonts w:ascii="Times New Roman" w:hAnsi="Times New Roman" w:cs="Times New Roman"/>
          <w:color w:val="F7F1FF"/>
        </w:rPr>
        <w:br/>
      </w:r>
    </w:p>
    <w:p w14:paraId="035519F3" w14:textId="77777777" w:rsidR="006D5D03" w:rsidRPr="007C3DD9" w:rsidRDefault="006D5D03" w:rsidP="0096353D">
      <w:pPr>
        <w:pStyle w:val="ListParagraph"/>
        <w:tabs>
          <w:tab w:val="left" w:pos="5190"/>
        </w:tabs>
        <w:spacing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13E50475" w14:textId="77777777" w:rsidR="006C3AC4" w:rsidRPr="007C3DD9" w:rsidRDefault="006C3AC4" w:rsidP="0096353D">
      <w:pPr>
        <w:pStyle w:val="ListParagraph"/>
        <w:tabs>
          <w:tab w:val="left" w:pos="5190"/>
        </w:tabs>
        <w:spacing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6C197A7" w14:textId="77777777" w:rsidR="0096353D" w:rsidRPr="007C3DD9" w:rsidRDefault="0096353D" w:rsidP="0096353D">
      <w:pPr>
        <w:pStyle w:val="ListParagraph"/>
        <w:tabs>
          <w:tab w:val="left" w:pos="5190"/>
        </w:tabs>
        <w:spacing w:line="360" w:lineRule="auto"/>
        <w:ind w:left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FA567B" w14:textId="059659B6" w:rsidR="004952D5" w:rsidRPr="007C3DD9" w:rsidRDefault="004952D5">
      <w:pPr>
        <w:rPr>
          <w:rFonts w:ascii="Times New Roman" w:hAnsi="Times New Roman" w:cs="Times New Roman"/>
          <w:b/>
          <w:sz w:val="24"/>
          <w:szCs w:val="24"/>
        </w:rPr>
      </w:pPr>
    </w:p>
    <w:p w14:paraId="154FD1AE" w14:textId="77777777" w:rsidR="004952D5" w:rsidRPr="007C3DD9" w:rsidRDefault="004952D5">
      <w:pPr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</w:rPr>
        <w:br w:type="page"/>
      </w:r>
    </w:p>
    <w:p w14:paraId="22022558" w14:textId="2BA5DE59" w:rsidR="00144447" w:rsidRPr="007C3DD9" w:rsidRDefault="00144447" w:rsidP="008A57D4">
      <w:pPr>
        <w:pStyle w:val="Heading1"/>
      </w:pPr>
      <w:bookmarkStart w:id="122" w:name="_Toc105184698"/>
      <w:r w:rsidRPr="007C3DD9">
        <w:t>BAB 4</w:t>
      </w:r>
      <w:bookmarkEnd w:id="122"/>
    </w:p>
    <w:p w14:paraId="10574D7A" w14:textId="77777777" w:rsidR="005620D8" w:rsidRPr="007C3DD9" w:rsidRDefault="00144447" w:rsidP="008A57D4">
      <w:pPr>
        <w:pStyle w:val="Heading1"/>
      </w:pPr>
      <w:bookmarkStart w:id="123" w:name="_Toc105184699"/>
      <w:r w:rsidRPr="007C3DD9">
        <w:t>KESIMPULAN DAN SARAN</w:t>
      </w:r>
      <w:bookmarkEnd w:id="123"/>
    </w:p>
    <w:p w14:paraId="3447D0C3" w14:textId="6192C2A1" w:rsidR="00B34177" w:rsidRPr="007C3DD9" w:rsidRDefault="005620D8" w:rsidP="008A57D4">
      <w:pPr>
        <w:pStyle w:val="Heading2"/>
        <w:numPr>
          <w:ilvl w:val="0"/>
          <w:numId w:val="0"/>
        </w:numPr>
        <w:ind w:left="357" w:hanging="357"/>
      </w:pPr>
      <w:bookmarkStart w:id="124" w:name="_Toc105184700"/>
      <w:r w:rsidRPr="007C3DD9">
        <w:t xml:space="preserve">4.1   </w:t>
      </w:r>
      <w:r w:rsidR="00144447" w:rsidRPr="007C3DD9">
        <w:t>Kesimpulan</w:t>
      </w:r>
      <w:bookmarkEnd w:id="124"/>
    </w:p>
    <w:p w14:paraId="4921FD7B" w14:textId="341DC3A7" w:rsidR="00D93925" w:rsidRPr="007C3DD9" w:rsidRDefault="00D93925" w:rsidP="00D93925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Dari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hasil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pembahasan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tentang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Program </w:t>
      </w:r>
      <w:r w:rsidR="004328FB"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PENDATAAN PENDUDUK DI WILAYAH SAMARINDA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ini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,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dapat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kami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ambil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beberapa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kesimpulan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ada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,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seperti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>diantaranya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:</w:t>
      </w:r>
    </w:p>
    <w:p w14:paraId="04069A47" w14:textId="4BED5E54" w:rsidR="00D93925" w:rsidRPr="007C3DD9" w:rsidRDefault="00D93925" w:rsidP="00D93925">
      <w:pPr>
        <w:pStyle w:val="ListParagraph"/>
        <w:numPr>
          <w:ilvl w:val="0"/>
          <w:numId w:val="16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adanya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memudahkan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43340" w:rsidRPr="007C3DD9">
        <w:rPr>
          <w:rFonts w:ascii="Times New Roman" w:hAnsi="Times New Roman" w:cs="Times New Roman"/>
          <w:iCs/>
          <w:sz w:val="24"/>
          <w:szCs w:val="24"/>
        </w:rPr>
        <w:t>pihak</w:t>
      </w:r>
      <w:proofErr w:type="spellEnd"/>
      <w:r w:rsidR="00343340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43340" w:rsidRPr="007C3DD9">
        <w:rPr>
          <w:rFonts w:ascii="Times New Roman" w:hAnsi="Times New Roman" w:cs="Times New Roman"/>
          <w:iCs/>
          <w:sz w:val="24"/>
          <w:szCs w:val="24"/>
        </w:rPr>
        <w:t>Pemerintah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r w:rsidR="00355CC5" w:rsidRPr="007C3DD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55CC5" w:rsidRPr="007C3DD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355CC5" w:rsidRPr="007C3D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55CC5" w:rsidRPr="007C3DD9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="00355CC5"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619" w:rsidRPr="007C3D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94619"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619" w:rsidRPr="007C3DD9">
        <w:rPr>
          <w:rFonts w:ascii="Times New Roman" w:hAnsi="Times New Roman" w:cs="Times New Roman"/>
          <w:sz w:val="24"/>
          <w:szCs w:val="24"/>
        </w:rPr>
        <w:t>efisien</w:t>
      </w:r>
      <w:proofErr w:type="spellEnd"/>
    </w:p>
    <w:p w14:paraId="0EB1FA53" w14:textId="77777777" w:rsidR="003716DF" w:rsidRPr="007C3DD9" w:rsidRDefault="003716DF" w:rsidP="003716DF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73C2385" w14:textId="3DD9F745" w:rsidR="00D93925" w:rsidRPr="007C3DD9" w:rsidRDefault="003716DF" w:rsidP="00D93925">
      <w:pPr>
        <w:pStyle w:val="ListParagraph"/>
        <w:numPr>
          <w:ilvl w:val="0"/>
          <w:numId w:val="16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C3DD9">
        <w:rPr>
          <w:rFonts w:ascii="Times New Roman" w:hAnsi="Times New Roman" w:cs="Times New Roman"/>
          <w:iCs/>
          <w:sz w:val="24"/>
          <w:szCs w:val="24"/>
        </w:rPr>
        <w:t>Prog</w:t>
      </w:r>
      <w:r w:rsidR="00343340" w:rsidRPr="007C3DD9">
        <w:rPr>
          <w:rFonts w:ascii="Times New Roman" w:hAnsi="Times New Roman" w:cs="Times New Roman"/>
          <w:iCs/>
          <w:sz w:val="24"/>
          <w:szCs w:val="24"/>
        </w:rPr>
        <w:t xml:space="preserve">ram </w:t>
      </w:r>
      <w:proofErr w:type="spellStart"/>
      <w:r w:rsidR="00343340" w:rsidRPr="007C3DD9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343340" w:rsidRPr="007C3DD9">
        <w:rPr>
          <w:rFonts w:ascii="Times New Roman" w:hAnsi="Times New Roman" w:cs="Times New Roman"/>
          <w:iCs/>
          <w:sz w:val="24"/>
          <w:szCs w:val="24"/>
        </w:rPr>
        <w:t xml:space="preserve"> juga </w:t>
      </w:r>
      <w:proofErr w:type="spellStart"/>
      <w:r w:rsidR="00343340" w:rsidRPr="007C3DD9">
        <w:rPr>
          <w:rFonts w:ascii="Times New Roman" w:hAnsi="Times New Roman" w:cs="Times New Roman"/>
          <w:iCs/>
          <w:sz w:val="24"/>
          <w:szCs w:val="24"/>
        </w:rPr>
        <w:t>memudahkan</w:t>
      </w:r>
      <w:proofErr w:type="spellEnd"/>
      <w:r w:rsidR="00343340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F714F" w:rsidRPr="007C3DD9">
        <w:rPr>
          <w:rFonts w:ascii="Times New Roman" w:hAnsi="Times New Roman" w:cs="Times New Roman"/>
          <w:iCs/>
          <w:sz w:val="24"/>
          <w:szCs w:val="24"/>
        </w:rPr>
        <w:t>P</w:t>
      </w:r>
      <w:r w:rsidR="00343340" w:rsidRPr="007C3DD9">
        <w:rPr>
          <w:rFonts w:ascii="Times New Roman" w:hAnsi="Times New Roman" w:cs="Times New Roman"/>
          <w:iCs/>
          <w:sz w:val="24"/>
          <w:szCs w:val="24"/>
        </w:rPr>
        <w:t>enduduk</w:t>
      </w:r>
      <w:proofErr w:type="spellEnd"/>
      <w:r w:rsidR="0015414D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5414D" w:rsidRPr="007C3DD9">
        <w:rPr>
          <w:rFonts w:ascii="Times New Roman" w:hAnsi="Times New Roman" w:cs="Times New Roman"/>
          <w:iCs/>
          <w:sz w:val="24"/>
          <w:szCs w:val="24"/>
        </w:rPr>
        <w:t>d</w:t>
      </w:r>
      <w:r w:rsidR="0087743A" w:rsidRPr="007C3DD9">
        <w:rPr>
          <w:rFonts w:ascii="Times New Roman" w:hAnsi="Times New Roman" w:cs="Times New Roman"/>
          <w:iCs/>
          <w:sz w:val="24"/>
          <w:szCs w:val="24"/>
        </w:rPr>
        <w:t>alam</w:t>
      </w:r>
      <w:proofErr w:type="spellEnd"/>
      <w:r w:rsidR="0087743A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7743A" w:rsidRPr="007C3DD9">
        <w:rPr>
          <w:rFonts w:ascii="Times New Roman" w:hAnsi="Times New Roman" w:cs="Times New Roman"/>
          <w:iCs/>
          <w:sz w:val="24"/>
          <w:szCs w:val="24"/>
        </w:rPr>
        <w:t>pengisian</w:t>
      </w:r>
      <w:proofErr w:type="spellEnd"/>
      <w:r w:rsidR="0087743A" w:rsidRPr="007C3DD9">
        <w:rPr>
          <w:rFonts w:ascii="Times New Roman" w:hAnsi="Times New Roman" w:cs="Times New Roman"/>
          <w:iCs/>
          <w:sz w:val="24"/>
          <w:szCs w:val="24"/>
        </w:rPr>
        <w:t xml:space="preserve"> data </w:t>
      </w:r>
      <w:proofErr w:type="spellStart"/>
      <w:r w:rsidR="0087743A" w:rsidRPr="007C3DD9">
        <w:rPr>
          <w:rFonts w:ascii="Times New Roman" w:hAnsi="Times New Roman" w:cs="Times New Roman"/>
          <w:iCs/>
          <w:sz w:val="24"/>
          <w:szCs w:val="24"/>
        </w:rPr>
        <w:t>ketika</w:t>
      </w:r>
      <w:proofErr w:type="spellEnd"/>
      <w:r w:rsidR="0087743A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7743A" w:rsidRPr="007C3DD9">
        <w:rPr>
          <w:rFonts w:ascii="Times New Roman" w:hAnsi="Times New Roman" w:cs="Times New Roman"/>
          <w:iCs/>
          <w:sz w:val="24"/>
          <w:szCs w:val="24"/>
        </w:rPr>
        <w:t>berkaitan</w:t>
      </w:r>
      <w:proofErr w:type="spellEnd"/>
      <w:r w:rsidR="0087743A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7743A" w:rsidRPr="007C3DD9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87743A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7743A" w:rsidRPr="007C3DD9">
        <w:rPr>
          <w:rFonts w:ascii="Times New Roman" w:hAnsi="Times New Roman" w:cs="Times New Roman"/>
          <w:iCs/>
          <w:sz w:val="24"/>
          <w:szCs w:val="24"/>
        </w:rPr>
        <w:t>kependudukan</w:t>
      </w:r>
      <w:proofErr w:type="spellEnd"/>
      <w:r w:rsidR="0087743A" w:rsidRPr="007C3DD9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="0087743A" w:rsidRPr="007C3DD9">
        <w:rPr>
          <w:rFonts w:ascii="Times New Roman" w:hAnsi="Times New Roman" w:cs="Times New Roman"/>
          <w:iCs/>
          <w:sz w:val="24"/>
          <w:szCs w:val="24"/>
        </w:rPr>
        <w:t>catatan</w:t>
      </w:r>
      <w:proofErr w:type="spellEnd"/>
      <w:r w:rsidR="0087743A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7743A" w:rsidRPr="007C3DD9">
        <w:rPr>
          <w:rFonts w:ascii="Times New Roman" w:hAnsi="Times New Roman" w:cs="Times New Roman"/>
          <w:iCs/>
          <w:sz w:val="24"/>
          <w:szCs w:val="24"/>
        </w:rPr>
        <w:t>sipil</w:t>
      </w:r>
      <w:proofErr w:type="spellEnd"/>
      <w:r w:rsidR="0087743A" w:rsidRPr="007C3DD9">
        <w:rPr>
          <w:rFonts w:ascii="Times New Roman" w:hAnsi="Times New Roman" w:cs="Times New Roman"/>
          <w:iCs/>
          <w:sz w:val="24"/>
          <w:szCs w:val="24"/>
        </w:rPr>
        <w:t>.</w:t>
      </w:r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hanya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melakukan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login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akun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mer</w:t>
      </w:r>
      <w:r w:rsidR="0001297E" w:rsidRPr="007C3DD9">
        <w:rPr>
          <w:rFonts w:ascii="Times New Roman" w:hAnsi="Times New Roman" w:cs="Times New Roman"/>
          <w:iCs/>
          <w:sz w:val="24"/>
          <w:szCs w:val="24"/>
        </w:rPr>
        <w:t>eka</w:t>
      </w:r>
      <w:proofErr w:type="spellEnd"/>
      <w:r w:rsidR="0001297E" w:rsidRPr="007C3DD9">
        <w:rPr>
          <w:rFonts w:ascii="Times New Roman" w:hAnsi="Times New Roman" w:cs="Times New Roman"/>
          <w:iCs/>
          <w:sz w:val="24"/>
          <w:szCs w:val="24"/>
        </w:rPr>
        <w:t xml:space="preserve"> masing-masing, para </w:t>
      </w:r>
      <w:proofErr w:type="spellStart"/>
      <w:r w:rsidR="0001297E" w:rsidRPr="007C3DD9">
        <w:rPr>
          <w:rFonts w:ascii="Times New Roman" w:hAnsi="Times New Roman" w:cs="Times New Roman"/>
          <w:iCs/>
          <w:sz w:val="24"/>
          <w:szCs w:val="24"/>
        </w:rPr>
        <w:t>penduduk</w:t>
      </w:r>
      <w:proofErr w:type="spellEnd"/>
      <w:r w:rsidR="0001297E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1297E" w:rsidRPr="007C3DD9">
        <w:rPr>
          <w:rFonts w:ascii="Times New Roman" w:hAnsi="Times New Roman" w:cs="Times New Roman"/>
          <w:iCs/>
          <w:sz w:val="24"/>
          <w:szCs w:val="24"/>
        </w:rPr>
        <w:t>sudah</w:t>
      </w:r>
      <w:proofErr w:type="spellEnd"/>
      <w:r w:rsidR="0001297E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1297E" w:rsidRPr="007C3DD9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="0001297E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1297E" w:rsidRPr="007C3DD9">
        <w:rPr>
          <w:rFonts w:ascii="Times New Roman" w:hAnsi="Times New Roman" w:cs="Times New Roman"/>
          <w:iCs/>
          <w:sz w:val="24"/>
          <w:szCs w:val="24"/>
        </w:rPr>
        <w:t>melakukan</w:t>
      </w:r>
      <w:proofErr w:type="spellEnd"/>
      <w:r w:rsidR="0001297E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1297E" w:rsidRPr="007C3DD9">
        <w:rPr>
          <w:rFonts w:ascii="Times New Roman" w:hAnsi="Times New Roman" w:cs="Times New Roman"/>
          <w:iCs/>
          <w:sz w:val="24"/>
          <w:szCs w:val="24"/>
        </w:rPr>
        <w:t>pengisian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secara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mandiri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>.</w:t>
      </w:r>
    </w:p>
    <w:p w14:paraId="6A65D3EA" w14:textId="77777777" w:rsidR="00F01D06" w:rsidRPr="007C3DD9" w:rsidRDefault="00F01D06" w:rsidP="00F01D06">
      <w:pPr>
        <w:pStyle w:val="ListParagraph"/>
        <w:rPr>
          <w:rFonts w:ascii="Times New Roman" w:hAnsi="Times New Roman" w:cs="Times New Roman"/>
          <w:iCs/>
          <w:sz w:val="24"/>
          <w:szCs w:val="24"/>
        </w:rPr>
      </w:pPr>
    </w:p>
    <w:p w14:paraId="5C52AA8D" w14:textId="702EBB67" w:rsidR="00F01D06" w:rsidRPr="007C3DD9" w:rsidRDefault="002F714F" w:rsidP="00D93925">
      <w:pPr>
        <w:pStyle w:val="ListParagraph"/>
        <w:numPr>
          <w:ilvl w:val="0"/>
          <w:numId w:val="16"/>
        </w:num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C3DD9">
        <w:rPr>
          <w:rFonts w:ascii="Times New Roman" w:hAnsi="Times New Roman" w:cs="Times New Roman"/>
          <w:iCs/>
          <w:sz w:val="24"/>
          <w:szCs w:val="24"/>
        </w:rPr>
        <w:t xml:space="preserve">Pada Program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Pr="007C3DD9">
        <w:rPr>
          <w:rFonts w:ascii="Times New Roman" w:hAnsi="Times New Roman" w:cs="Times New Roman"/>
          <w:iCs/>
          <w:sz w:val="24"/>
          <w:szCs w:val="24"/>
        </w:rPr>
        <w:t xml:space="preserve">, menu </w:t>
      </w:r>
      <w:proofErr w:type="spellStart"/>
      <w:r w:rsidRPr="007C3DD9">
        <w:rPr>
          <w:rFonts w:ascii="Times New Roman" w:hAnsi="Times New Roman" w:cs="Times New Roman"/>
          <w:iCs/>
          <w:sz w:val="24"/>
          <w:szCs w:val="24"/>
        </w:rPr>
        <w:t>pemerintah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didukung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fitur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CRUD</w:t>
      </w:r>
      <w:r w:rsidR="00B156AB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56AB" w:rsidRPr="007C3DD9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B156AB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156AB" w:rsidRPr="007C3DD9">
        <w:rPr>
          <w:rFonts w:ascii="Times New Roman" w:hAnsi="Times New Roman" w:cs="Times New Roman"/>
          <w:i/>
          <w:iCs/>
          <w:sz w:val="24"/>
          <w:szCs w:val="24"/>
        </w:rPr>
        <w:t>update</w:t>
      </w:r>
      <w:r w:rsidR="00B156AB" w:rsidRPr="007C3DD9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B156AB" w:rsidRPr="007C3DD9">
        <w:rPr>
          <w:rFonts w:ascii="Times New Roman" w:hAnsi="Times New Roman" w:cs="Times New Roman"/>
          <w:iCs/>
          <w:sz w:val="24"/>
          <w:szCs w:val="24"/>
        </w:rPr>
        <w:t>hanya</w:t>
      </w:r>
      <w:proofErr w:type="spellEnd"/>
      <w:r w:rsidR="00B156AB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56AB" w:rsidRPr="007C3DD9">
        <w:rPr>
          <w:rFonts w:ascii="Times New Roman" w:hAnsi="Times New Roman" w:cs="Times New Roman"/>
          <w:iCs/>
          <w:sz w:val="24"/>
          <w:szCs w:val="24"/>
        </w:rPr>
        <w:t>mempunyai</w:t>
      </w:r>
      <w:proofErr w:type="spellEnd"/>
      <w:r w:rsidR="00B156AB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56AB" w:rsidRPr="007C3DD9">
        <w:rPr>
          <w:rFonts w:ascii="Times New Roman" w:hAnsi="Times New Roman" w:cs="Times New Roman"/>
          <w:iCs/>
          <w:sz w:val="24"/>
          <w:szCs w:val="24"/>
        </w:rPr>
        <w:t>akses</w:t>
      </w:r>
      <w:proofErr w:type="spellEnd"/>
      <w:r w:rsidR="00B156AB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56AB" w:rsidRPr="007C3DD9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B156AB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56AB" w:rsidRPr="007C3DD9">
        <w:rPr>
          <w:rFonts w:ascii="Times New Roman" w:hAnsi="Times New Roman" w:cs="Times New Roman"/>
          <w:iCs/>
          <w:sz w:val="24"/>
          <w:szCs w:val="24"/>
        </w:rPr>
        <w:t>mengubah</w:t>
      </w:r>
      <w:proofErr w:type="spellEnd"/>
      <w:r w:rsidR="00B156AB" w:rsidRPr="007C3DD9">
        <w:rPr>
          <w:rFonts w:ascii="Times New Roman" w:hAnsi="Times New Roman" w:cs="Times New Roman"/>
          <w:iCs/>
          <w:sz w:val="24"/>
          <w:szCs w:val="24"/>
        </w:rPr>
        <w:t xml:space="preserve"> status </w:t>
      </w:r>
      <w:proofErr w:type="spellStart"/>
      <w:r w:rsidR="00B156AB" w:rsidRPr="007C3DD9">
        <w:rPr>
          <w:rFonts w:ascii="Times New Roman" w:hAnsi="Times New Roman" w:cs="Times New Roman"/>
          <w:iCs/>
          <w:sz w:val="24"/>
          <w:szCs w:val="24"/>
        </w:rPr>
        <w:t>hidup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07A48" w:rsidRPr="007C3DD9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D07A48" w:rsidRPr="007C3DD9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D07A48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07A48" w:rsidRPr="007C3DD9">
        <w:rPr>
          <w:rFonts w:ascii="Times New Roman" w:hAnsi="Times New Roman" w:cs="Times New Roman"/>
          <w:iCs/>
          <w:sz w:val="24"/>
          <w:szCs w:val="24"/>
        </w:rPr>
        <w:t>memudahkan</w:t>
      </w:r>
      <w:proofErr w:type="spellEnd"/>
      <w:r w:rsidR="00D07A48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07A48" w:rsidRPr="007C3DD9">
        <w:rPr>
          <w:rFonts w:ascii="Times New Roman" w:hAnsi="Times New Roman" w:cs="Times New Roman"/>
          <w:iCs/>
          <w:sz w:val="24"/>
          <w:szCs w:val="24"/>
        </w:rPr>
        <w:t>kerja</w:t>
      </w:r>
      <w:proofErr w:type="spellEnd"/>
      <w:r w:rsidR="00D07A48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07A48" w:rsidRPr="007C3DD9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="00D07A48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07A48" w:rsidRPr="007C3DD9">
        <w:rPr>
          <w:rFonts w:ascii="Times New Roman" w:hAnsi="Times New Roman" w:cs="Times New Roman"/>
          <w:iCs/>
          <w:sz w:val="24"/>
          <w:szCs w:val="24"/>
        </w:rPr>
        <w:t>pihak</w:t>
      </w:r>
      <w:proofErr w:type="spellEnd"/>
      <w:r w:rsidR="00D07A48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07A48" w:rsidRPr="007C3DD9">
        <w:rPr>
          <w:rFonts w:ascii="Times New Roman" w:hAnsi="Times New Roman" w:cs="Times New Roman"/>
          <w:iCs/>
          <w:sz w:val="24"/>
          <w:szCs w:val="24"/>
        </w:rPr>
        <w:t>pemerintah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di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da</w:t>
      </w:r>
      <w:r w:rsidR="00CD3C51" w:rsidRPr="007C3DD9">
        <w:rPr>
          <w:rFonts w:ascii="Times New Roman" w:hAnsi="Times New Roman" w:cs="Times New Roman"/>
          <w:iCs/>
          <w:sz w:val="24"/>
          <w:szCs w:val="24"/>
        </w:rPr>
        <w:t>lamnya</w:t>
      </w:r>
      <w:proofErr w:type="spellEnd"/>
      <w:r w:rsidR="00CD3C51" w:rsidRPr="007C3DD9">
        <w:rPr>
          <w:rFonts w:ascii="Times New Roman" w:hAnsi="Times New Roman" w:cs="Times New Roman"/>
          <w:iCs/>
          <w:sz w:val="24"/>
          <w:szCs w:val="24"/>
        </w:rPr>
        <w:t xml:space="preserve">. Dimana, </w:t>
      </w:r>
      <w:proofErr w:type="spellStart"/>
      <w:r w:rsidR="00CD3C51" w:rsidRPr="007C3DD9">
        <w:rPr>
          <w:rFonts w:ascii="Times New Roman" w:hAnsi="Times New Roman" w:cs="Times New Roman"/>
          <w:iCs/>
          <w:sz w:val="24"/>
          <w:szCs w:val="24"/>
        </w:rPr>
        <w:t>jika</w:t>
      </w:r>
      <w:proofErr w:type="spellEnd"/>
      <w:r w:rsidR="00CD3C51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3C51" w:rsidRPr="007C3DD9">
        <w:rPr>
          <w:rFonts w:ascii="Times New Roman" w:hAnsi="Times New Roman" w:cs="Times New Roman"/>
          <w:iCs/>
          <w:sz w:val="24"/>
          <w:szCs w:val="24"/>
        </w:rPr>
        <w:t>pihak</w:t>
      </w:r>
      <w:proofErr w:type="spellEnd"/>
      <w:r w:rsidR="00CD3C51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3C51" w:rsidRPr="007C3DD9">
        <w:rPr>
          <w:rFonts w:ascii="Times New Roman" w:hAnsi="Times New Roman" w:cs="Times New Roman"/>
          <w:iCs/>
          <w:sz w:val="24"/>
          <w:szCs w:val="24"/>
        </w:rPr>
        <w:t>pemerintah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ingin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melakukan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suatu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perubahan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terhadap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="00F01D06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01D06" w:rsidRPr="007C3DD9">
        <w:rPr>
          <w:rFonts w:ascii="Times New Roman" w:hAnsi="Times New Roman" w:cs="Times New Roman"/>
          <w:iCs/>
          <w:sz w:val="24"/>
          <w:szCs w:val="24"/>
        </w:rPr>
        <w:t>dilaku</w:t>
      </w:r>
      <w:r w:rsidR="00CD3C51" w:rsidRPr="007C3DD9">
        <w:rPr>
          <w:rFonts w:ascii="Times New Roman" w:hAnsi="Times New Roman" w:cs="Times New Roman"/>
          <w:iCs/>
          <w:sz w:val="24"/>
          <w:szCs w:val="24"/>
        </w:rPr>
        <w:t>kannya</w:t>
      </w:r>
      <w:proofErr w:type="spellEnd"/>
      <w:r w:rsidR="00CD3C51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3C51" w:rsidRPr="007C3DD9">
        <w:rPr>
          <w:rFonts w:ascii="Times New Roman" w:hAnsi="Times New Roman" w:cs="Times New Roman"/>
          <w:iCs/>
          <w:sz w:val="24"/>
          <w:szCs w:val="24"/>
        </w:rPr>
        <w:t>secara</w:t>
      </w:r>
      <w:proofErr w:type="spellEnd"/>
      <w:r w:rsidR="00CD3C51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3C51" w:rsidRPr="007C3DD9">
        <w:rPr>
          <w:rFonts w:ascii="Times New Roman" w:hAnsi="Times New Roman" w:cs="Times New Roman"/>
          <w:iCs/>
          <w:sz w:val="24"/>
          <w:szCs w:val="24"/>
        </w:rPr>
        <w:t>mudah</w:t>
      </w:r>
      <w:proofErr w:type="spellEnd"/>
      <w:r w:rsidR="00CD3C51" w:rsidRPr="007C3DD9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="00CD3C51" w:rsidRPr="007C3DD9">
        <w:rPr>
          <w:rFonts w:ascii="Times New Roman" w:hAnsi="Times New Roman" w:cs="Times New Roman"/>
          <w:iCs/>
          <w:sz w:val="24"/>
          <w:szCs w:val="24"/>
        </w:rPr>
        <w:t>leluasa</w:t>
      </w:r>
      <w:proofErr w:type="spellEnd"/>
      <w:r w:rsidR="00CD3C51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3C51" w:rsidRPr="007C3DD9">
        <w:rPr>
          <w:rFonts w:ascii="Times New Roman" w:hAnsi="Times New Roman" w:cs="Times New Roman"/>
          <w:iCs/>
          <w:sz w:val="24"/>
          <w:szCs w:val="24"/>
        </w:rPr>
        <w:t>serta</w:t>
      </w:r>
      <w:proofErr w:type="spellEnd"/>
      <w:r w:rsidR="00CD3C51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D3C51" w:rsidRPr="007C3DD9">
        <w:rPr>
          <w:rFonts w:ascii="Times New Roman" w:hAnsi="Times New Roman" w:cs="Times New Roman"/>
          <w:iCs/>
          <w:sz w:val="24"/>
          <w:szCs w:val="24"/>
        </w:rPr>
        <w:t>menghindari</w:t>
      </w:r>
      <w:proofErr w:type="spellEnd"/>
      <w:r w:rsidR="00CD3C51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20CB2" w:rsidRPr="007C3DD9">
        <w:rPr>
          <w:rFonts w:ascii="Times New Roman" w:hAnsi="Times New Roman" w:cs="Times New Roman"/>
          <w:iCs/>
          <w:sz w:val="24"/>
          <w:szCs w:val="24"/>
        </w:rPr>
        <w:t>adanya</w:t>
      </w:r>
      <w:proofErr w:type="spellEnd"/>
      <w:r w:rsidR="00320CB2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20CB2" w:rsidRPr="007C3DD9">
        <w:rPr>
          <w:rFonts w:ascii="Times New Roman" w:hAnsi="Times New Roman" w:cs="Times New Roman"/>
          <w:iCs/>
          <w:sz w:val="24"/>
          <w:szCs w:val="24"/>
        </w:rPr>
        <w:t>aktivitas</w:t>
      </w:r>
      <w:proofErr w:type="spellEnd"/>
      <w:r w:rsidR="00320CB2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20CB2" w:rsidRPr="007C3DD9">
        <w:rPr>
          <w:rFonts w:ascii="Times New Roman" w:hAnsi="Times New Roman" w:cs="Times New Roman"/>
          <w:iCs/>
          <w:sz w:val="24"/>
          <w:szCs w:val="24"/>
        </w:rPr>
        <w:t>ilegal</w:t>
      </w:r>
      <w:proofErr w:type="spellEnd"/>
      <w:r w:rsidR="00320CB2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20CB2" w:rsidRPr="007C3DD9">
        <w:rPr>
          <w:rFonts w:ascii="Times New Roman" w:hAnsi="Times New Roman" w:cs="Times New Roman"/>
          <w:iCs/>
          <w:sz w:val="24"/>
          <w:szCs w:val="24"/>
        </w:rPr>
        <w:t>seperti</w:t>
      </w:r>
      <w:proofErr w:type="spellEnd"/>
      <w:r w:rsidR="00320CB2" w:rsidRPr="007C3DD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20CB2" w:rsidRPr="007C3DD9">
        <w:rPr>
          <w:rFonts w:ascii="Times New Roman" w:hAnsi="Times New Roman" w:cs="Times New Roman"/>
          <w:iCs/>
          <w:sz w:val="24"/>
          <w:szCs w:val="24"/>
        </w:rPr>
        <w:t>manipulasi</w:t>
      </w:r>
      <w:proofErr w:type="spellEnd"/>
      <w:r w:rsidR="00320CB2" w:rsidRPr="007C3DD9">
        <w:rPr>
          <w:rFonts w:ascii="Times New Roman" w:hAnsi="Times New Roman" w:cs="Times New Roman"/>
          <w:iCs/>
          <w:sz w:val="24"/>
          <w:szCs w:val="24"/>
        </w:rPr>
        <w:t xml:space="preserve"> data </w:t>
      </w:r>
      <w:proofErr w:type="spellStart"/>
      <w:r w:rsidR="00320CB2" w:rsidRPr="007C3DD9">
        <w:rPr>
          <w:rFonts w:ascii="Times New Roman" w:hAnsi="Times New Roman" w:cs="Times New Roman"/>
          <w:iCs/>
          <w:sz w:val="24"/>
          <w:szCs w:val="24"/>
        </w:rPr>
        <w:t>penduduk</w:t>
      </w:r>
      <w:proofErr w:type="spellEnd"/>
      <w:r w:rsidR="00320CB2" w:rsidRPr="007C3DD9">
        <w:rPr>
          <w:rFonts w:ascii="Times New Roman" w:hAnsi="Times New Roman" w:cs="Times New Roman"/>
          <w:iCs/>
          <w:sz w:val="24"/>
          <w:szCs w:val="24"/>
        </w:rPr>
        <w:t>.</w:t>
      </w:r>
    </w:p>
    <w:p w14:paraId="7F843912" w14:textId="77777777" w:rsidR="007E5F24" w:rsidRPr="007C3DD9" w:rsidRDefault="007E5F24" w:rsidP="007E5F24">
      <w:pPr>
        <w:pStyle w:val="ListParagraph"/>
        <w:rPr>
          <w:rFonts w:ascii="Times New Roman" w:hAnsi="Times New Roman" w:cs="Times New Roman"/>
          <w:iCs/>
          <w:sz w:val="24"/>
          <w:szCs w:val="24"/>
        </w:rPr>
      </w:pPr>
    </w:p>
    <w:p w14:paraId="706F790F" w14:textId="77777777" w:rsidR="007E5F24" w:rsidRPr="007C3DD9" w:rsidRDefault="007E5F24" w:rsidP="007E5F24">
      <w:pPr>
        <w:pStyle w:val="ListParagraph"/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66A3D45" w14:textId="7E5944B6" w:rsidR="00144447" w:rsidRPr="007C3DD9" w:rsidRDefault="00144447" w:rsidP="008A57D4">
      <w:pPr>
        <w:pStyle w:val="Heading2"/>
        <w:numPr>
          <w:ilvl w:val="0"/>
          <w:numId w:val="0"/>
        </w:numPr>
      </w:pPr>
      <w:bookmarkStart w:id="125" w:name="_Toc105184701"/>
      <w:r w:rsidRPr="007C3DD9">
        <w:t xml:space="preserve">4.2 </w:t>
      </w:r>
      <w:r w:rsidR="003716DF" w:rsidRPr="007C3DD9">
        <w:t xml:space="preserve">  </w:t>
      </w:r>
      <w:r w:rsidRPr="007C3DD9">
        <w:t>Saran</w:t>
      </w:r>
      <w:bookmarkEnd w:id="125"/>
    </w:p>
    <w:p w14:paraId="61A86949" w14:textId="644F26B4" w:rsidR="001B77EB" w:rsidRPr="007C3DD9" w:rsidRDefault="008D56E9" w:rsidP="008D56E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Kami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selaku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pembuat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penyusun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menyadari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bahwa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hasil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kami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masih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sangat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jauh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kata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sempurna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Oleh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kami sangat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mengharapkan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adanya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kritik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saran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pihak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audiens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terhadap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hasil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kami </w:t>
      </w:r>
      <w:proofErr w:type="spellStart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381E96"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</w:p>
    <w:p w14:paraId="56AAF4E0" w14:textId="77777777" w:rsidR="001B77EB" w:rsidRPr="007C3DD9" w:rsidRDefault="001B77EB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2684DD2" w14:textId="3ECDC38E" w:rsidR="00287C56" w:rsidRPr="007C3DD9" w:rsidRDefault="00381E96" w:rsidP="008D56E9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Kami juga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menyadari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bahwa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masih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kurang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menerapkan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fungsi-fungsi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Bahasa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pemrograman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A2194D" w:rsidRPr="007C3DD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C++.</w:t>
      </w:r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Kami sangat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ingin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menambahkan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fungsi-fungsi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lainnya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program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namun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menyadari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adanya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kendala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terhadap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batasan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waktu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pengetahuan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kami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masih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belum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seberapa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</w:p>
    <w:p w14:paraId="41ADF23A" w14:textId="43ACACA7" w:rsidR="0096353D" w:rsidRPr="007C3DD9" w:rsidRDefault="00381E96" w:rsidP="008D56E9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menambahkan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fungsi-fungsi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suatu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saat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nanti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program yang kami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lebih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fungsi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secara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luas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dimanfaatkan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kehidupan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perkantoran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sehari-hari</w:t>
      </w:r>
      <w:proofErr w:type="spellEnd"/>
      <w:r w:rsidRPr="007C3DD9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257E9CF3" w14:textId="0557ED59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939255C" w14:textId="405AEC79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B2EC4AE" w14:textId="4C3C4889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FB79D64" w14:textId="021DD535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D88F77E" w14:textId="1A8B812F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4E79B79" w14:textId="74446205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E715DC3" w14:textId="5E26FD18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8C87A48" w14:textId="5E07D999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E339A52" w14:textId="4CB43087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7B684E2" w14:textId="7014A3C5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2DBBC51" w14:textId="22D46417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9109913" w14:textId="1CCD5C20" w:rsidR="00096FD9" w:rsidRPr="007C3DD9" w:rsidRDefault="00096FD9" w:rsidP="001B77EB">
      <w:pPr>
        <w:tabs>
          <w:tab w:val="left" w:pos="519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58D2CC8" w14:textId="343B6FA4" w:rsidR="00144447" w:rsidRPr="007C3DD9" w:rsidRDefault="00144447" w:rsidP="00144447">
      <w:pPr>
        <w:tabs>
          <w:tab w:val="left" w:pos="519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418BE74" w14:textId="6EB6C3DF" w:rsidR="008D56E9" w:rsidRPr="007C3DD9" w:rsidRDefault="008D56E9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14:paraId="41A5D020" w14:textId="77777777" w:rsidR="00DB27AD" w:rsidRPr="007C3DD9" w:rsidRDefault="00DB27AD">
      <w:pPr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</w:rPr>
        <w:br w:type="page"/>
      </w:r>
    </w:p>
    <w:p w14:paraId="15D5EDD6" w14:textId="749F7357" w:rsidR="00144447" w:rsidRPr="007C3DD9" w:rsidRDefault="00144447" w:rsidP="008A57D4">
      <w:pPr>
        <w:pStyle w:val="Heading1"/>
      </w:pPr>
      <w:bookmarkStart w:id="126" w:name="_Toc105184702"/>
      <w:r w:rsidRPr="007C3DD9">
        <w:t>DAFTAR PUSTAKA</w:t>
      </w:r>
      <w:bookmarkEnd w:id="126"/>
    </w:p>
    <w:p w14:paraId="7A5D3AA5" w14:textId="77777777" w:rsidR="00F544CD" w:rsidRPr="007C3DD9" w:rsidRDefault="00F544CD" w:rsidP="008A57D4">
      <w:pPr>
        <w:pStyle w:val="Heading4"/>
        <w:spacing w:before="240" w:beforeAutospacing="0" w:after="0" w:afterAutospacing="0" w:line="360" w:lineRule="atLeast"/>
        <w:jc w:val="both"/>
        <w:rPr>
          <w:b w:val="0"/>
          <w:bCs w:val="0"/>
          <w:color w:val="000000"/>
        </w:rPr>
      </w:pPr>
    </w:p>
    <w:p w14:paraId="0B7AAE7F" w14:textId="2005A2DA" w:rsidR="00144447" w:rsidRPr="007C3DD9" w:rsidRDefault="00F544CD" w:rsidP="00EE5817">
      <w:pPr>
        <w:tabs>
          <w:tab w:val="left" w:pos="5190"/>
        </w:tabs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7C3DD9">
        <w:rPr>
          <w:rFonts w:ascii="Times New Roman" w:eastAsia="Times New Roman" w:hAnsi="Times New Roman" w:cs="Times New Roman"/>
          <w:sz w:val="24"/>
          <w:szCs w:val="24"/>
          <w:lang w:eastAsia="id-ID"/>
        </w:rPr>
        <w:t>Mujahid</w:t>
      </w:r>
      <w:r w:rsidR="007D6352" w:rsidRPr="007C3DD9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, F.</w:t>
      </w:r>
      <w:r w:rsidRPr="007C3DD9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(2022). Fungsi Manipulator C++. </w:t>
      </w:r>
      <w:proofErr w:type="spellStart"/>
      <w:r w:rsidRPr="007C3DD9">
        <w:rPr>
          <w:rFonts w:ascii="Times New Roman" w:eastAsia="Times New Roman" w:hAnsi="Times New Roman" w:cs="Times New Roman"/>
          <w:sz w:val="24"/>
          <w:szCs w:val="24"/>
          <w:lang w:eastAsia="id-ID"/>
        </w:rPr>
        <w:t>Retrieved</w:t>
      </w:r>
      <w:proofErr w:type="spellEnd"/>
      <w:r w:rsidRPr="007C3DD9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3 </w:t>
      </w:r>
      <w:proofErr w:type="spellStart"/>
      <w:r w:rsidRPr="007C3DD9">
        <w:rPr>
          <w:rFonts w:ascii="Times New Roman" w:eastAsia="Times New Roman" w:hAnsi="Times New Roman" w:cs="Times New Roman"/>
          <w:sz w:val="24"/>
          <w:szCs w:val="24"/>
          <w:lang w:eastAsia="id-ID"/>
        </w:rPr>
        <w:t>June</w:t>
      </w:r>
      <w:proofErr w:type="spellEnd"/>
      <w:r w:rsidRPr="007C3DD9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2022, </w:t>
      </w:r>
      <w:proofErr w:type="spellStart"/>
      <w:r w:rsidRPr="007C3DD9">
        <w:rPr>
          <w:rFonts w:ascii="Times New Roman" w:eastAsia="Times New Roman" w:hAnsi="Times New Roman" w:cs="Times New Roman"/>
          <w:sz w:val="24"/>
          <w:szCs w:val="24"/>
          <w:lang w:eastAsia="id-ID"/>
        </w:rPr>
        <w:t>from</w:t>
      </w:r>
      <w:proofErr w:type="spellEnd"/>
      <w:r w:rsidRPr="007C3DD9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hyperlink r:id="rId75" w:history="1">
        <w:r w:rsidRPr="007C3DD9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eastAsia="id-ID"/>
          </w:rPr>
          <w:t>http://rhatavarium.blogspot.com/2012/04/fungsi-manipulator-c.html</w:t>
        </w:r>
      </w:hyperlink>
    </w:p>
    <w:p w14:paraId="304C0A6D" w14:textId="272D90CE" w:rsidR="00F544CD" w:rsidRPr="007C3DD9" w:rsidRDefault="00F544CD" w:rsidP="00EE5817">
      <w:pPr>
        <w:tabs>
          <w:tab w:val="left" w:pos="51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(2015). C/C++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Common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Mistake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Retrieved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hyperlink r:id="rId76" w:history="1">
        <w:r w:rsidRPr="007C3DD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https://learntocodes.wordpress.com/2015/12/11/cc-common-mistake-gotoxy/</w:t>
        </w:r>
      </w:hyperlink>
    </w:p>
    <w:p w14:paraId="68B5A4DC" w14:textId="00A89986" w:rsidR="007D6352" w:rsidRPr="007C3DD9" w:rsidRDefault="007D6352" w:rsidP="00EE5817">
      <w:pPr>
        <w:tabs>
          <w:tab w:val="left" w:pos="51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Abdurrahman, M. (2015). Fungsi .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Retrieved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hyperlink r:id="rId77" w:history="1">
        <w:r w:rsidRPr="007C3DD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https://jagocoding.com/blog/1162/Fungsi_system_pada_header_windows_h</w:t>
        </w:r>
      </w:hyperlink>
    </w:p>
    <w:p w14:paraId="5F16482D" w14:textId="09C9F74C" w:rsidR="007D6352" w:rsidRPr="007C3DD9" w:rsidRDefault="007D6352" w:rsidP="00EE5817">
      <w:pPr>
        <w:tabs>
          <w:tab w:val="left" w:pos="51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 xml:space="preserve">(2016). </w:t>
      </w:r>
      <w:r w:rsidR="00EE5817" w:rsidRPr="007C3DD9">
        <w:rPr>
          <w:rFonts w:ascii="Times New Roman" w:hAnsi="Times New Roman" w:cs="Times New Roman"/>
          <w:sz w:val="24"/>
          <w:szCs w:val="24"/>
        </w:rPr>
        <w:t xml:space="preserve">Penggunaan fungsi </w:t>
      </w:r>
      <w:proofErr w:type="spellStart"/>
      <w:r w:rsidR="00EE5817" w:rsidRPr="007C3DD9">
        <w:rPr>
          <w:rFonts w:ascii="Times New Roman" w:hAnsi="Times New Roman" w:cs="Times New Roman"/>
          <w:sz w:val="24"/>
          <w:szCs w:val="24"/>
        </w:rPr>
        <w:t>sleep</w:t>
      </w:r>
      <w:proofErr w:type="spellEnd"/>
      <w:r w:rsidR="00EE5817" w:rsidRPr="007C3DD9">
        <w:rPr>
          <w:rFonts w:ascii="Times New Roman" w:hAnsi="Times New Roman" w:cs="Times New Roman"/>
          <w:sz w:val="24"/>
          <w:szCs w:val="24"/>
        </w:rPr>
        <w:t xml:space="preserve">() sebagai </w:t>
      </w:r>
      <w:proofErr w:type="spellStart"/>
      <w:r w:rsidR="00EE5817" w:rsidRPr="007C3DD9">
        <w:rPr>
          <w:rFonts w:ascii="Times New Roman" w:hAnsi="Times New Roman" w:cs="Times New Roman"/>
          <w:sz w:val="24"/>
          <w:szCs w:val="24"/>
        </w:rPr>
        <w:t>timer</w:t>
      </w:r>
      <w:proofErr w:type="spellEnd"/>
      <w:r w:rsidR="00EE5817" w:rsidRPr="007C3D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Retrieved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hyperlink r:id="rId78" w:history="1">
        <w:r w:rsidRPr="007C3DD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https://socs.binus.ac.id/2016/12/28/penggunaan-fungsi-sleep-sebagai-timer/</w:t>
        </w:r>
      </w:hyperlink>
    </w:p>
    <w:p w14:paraId="7C84F85A" w14:textId="659A38B0" w:rsidR="00144447" w:rsidRPr="007C3DD9" w:rsidRDefault="00EE5817" w:rsidP="00EE5817">
      <w:pPr>
        <w:tabs>
          <w:tab w:val="left" w:pos="51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</w:rPr>
        <w:t>(2022).</w:t>
      </w:r>
      <w:r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C3DD9">
        <w:rPr>
          <w:rFonts w:ascii="Times New Roman" w:hAnsi="Times New Roman" w:cs="Times New Roman"/>
          <w:sz w:val="24"/>
          <w:szCs w:val="24"/>
        </w:rPr>
        <w:t xml:space="preserve">Pada bahasa pemrograman C++, dapat dibuat program dengan beberapa sub-program sesuai dengan keinginan dengan menggunakan fungsi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Retrieved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hyperlink r:id="rId79" w:history="1">
        <w:r w:rsidRPr="007C3DD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https://adoc.pub/pada-bahasa-pemrograman-c-dapat-dibuat-program-dengan-bebera.html</w:t>
        </w:r>
      </w:hyperlink>
    </w:p>
    <w:p w14:paraId="687D997E" w14:textId="54EC2ED2" w:rsidR="00EE5817" w:rsidRPr="007C3DD9" w:rsidRDefault="00EE5817" w:rsidP="00EE5817">
      <w:pPr>
        <w:tabs>
          <w:tab w:val="left" w:pos="51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Zhan. </w:t>
      </w:r>
      <w:r w:rsidRPr="007C3DD9">
        <w:rPr>
          <w:rFonts w:ascii="Times New Roman" w:hAnsi="Times New Roman" w:cs="Times New Roman"/>
          <w:sz w:val="24"/>
          <w:szCs w:val="24"/>
        </w:rPr>
        <w:t>(2018).</w:t>
      </w:r>
      <w:r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  <w:lang w:val="en-US"/>
        </w:rPr>
        <w:t>ctime</w:t>
      </w:r>
      <w:proofErr w:type="spellEnd"/>
      <w:r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C3DD9">
        <w:rPr>
          <w:rFonts w:ascii="Times New Roman" w:hAnsi="Times New Roman" w:cs="Times New Roman"/>
          <w:sz w:val="24"/>
          <w:szCs w:val="24"/>
          <w:lang w:val="en-US"/>
        </w:rPr>
        <w:t>time.h</w:t>
      </w:r>
      <w:proofErr w:type="spellEnd"/>
      <w:r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proofErr w:type="spellStart"/>
      <w:r w:rsidRPr="007C3DD9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C++. </w:t>
      </w:r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Retrieved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hyperlink r:id="rId80" w:history="1">
        <w:r w:rsidRPr="007C3DD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https://www.belajarcpp.com/referensi/ctime/</w:t>
        </w:r>
      </w:hyperlink>
    </w:p>
    <w:p w14:paraId="14389A12" w14:textId="070237A8" w:rsidR="00144447" w:rsidRPr="007C3DD9" w:rsidRDefault="00EE5817" w:rsidP="00EE5817">
      <w:pPr>
        <w:tabs>
          <w:tab w:val="left" w:pos="51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C3DD9">
        <w:rPr>
          <w:rFonts w:ascii="Times New Roman" w:hAnsi="Times New Roman" w:cs="Times New Roman"/>
          <w:sz w:val="24"/>
          <w:szCs w:val="24"/>
          <w:lang w:val="en-US"/>
        </w:rPr>
        <w:t>Unknown</w:t>
      </w:r>
      <w:r w:rsidRPr="007C3DD9">
        <w:rPr>
          <w:rFonts w:ascii="Times New Roman" w:hAnsi="Times New Roman" w:cs="Times New Roman"/>
          <w:sz w:val="24"/>
          <w:szCs w:val="24"/>
        </w:rPr>
        <w:t>. (2022).</w:t>
      </w:r>
      <w:r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Program Waktu </w:t>
      </w:r>
      <w:proofErr w:type="spellStart"/>
      <w:r w:rsidRPr="007C3DD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C3DD9">
        <w:rPr>
          <w:rFonts w:ascii="Times New Roman" w:hAnsi="Times New Roman" w:cs="Times New Roman"/>
          <w:sz w:val="24"/>
          <w:szCs w:val="24"/>
          <w:lang w:val="en-US"/>
        </w:rPr>
        <w:t xml:space="preserve"> C++.</w:t>
      </w:r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Retrieved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7C3DD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C3DD9">
        <w:rPr>
          <w:rFonts w:ascii="Times New Roman" w:hAnsi="Times New Roman" w:cs="Times New Roman"/>
          <w:sz w:val="24"/>
          <w:szCs w:val="24"/>
        </w:rPr>
        <w:t xml:space="preserve"> </w:t>
      </w:r>
      <w:hyperlink r:id="rId81" w:history="1">
        <w:r w:rsidRPr="007C3DD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http://www.nblognlife.com/2013/11/program-waktu-dengan-c.html</w:t>
        </w:r>
      </w:hyperlink>
    </w:p>
    <w:p w14:paraId="5A7B644D" w14:textId="77777777" w:rsidR="00144447" w:rsidRPr="007C3DD9" w:rsidRDefault="00144447" w:rsidP="00144447">
      <w:pPr>
        <w:tabs>
          <w:tab w:val="left" w:pos="519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5825E3" w14:textId="43A8991F" w:rsidR="00963FB6" w:rsidRPr="007C3DD9" w:rsidRDefault="00963FB6">
      <w:pPr>
        <w:rPr>
          <w:rFonts w:ascii="Times New Roman" w:hAnsi="Times New Roman" w:cs="Times New Roman"/>
          <w:b/>
          <w:sz w:val="24"/>
          <w:szCs w:val="24"/>
        </w:rPr>
      </w:pPr>
    </w:p>
    <w:p w14:paraId="24A9B404" w14:textId="77777777" w:rsidR="00A1417E" w:rsidRPr="007C3DD9" w:rsidRDefault="00A1417E">
      <w:pPr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</w:rPr>
        <w:br w:type="page"/>
      </w:r>
    </w:p>
    <w:p w14:paraId="64165ADE" w14:textId="0D983EB1" w:rsidR="00144447" w:rsidRPr="007C3DD9" w:rsidRDefault="00144447" w:rsidP="008A57D4">
      <w:pPr>
        <w:pStyle w:val="Heading1"/>
      </w:pPr>
      <w:bookmarkStart w:id="127" w:name="_Toc105184703"/>
      <w:r w:rsidRPr="007C3DD9">
        <w:t>LAMPIRAN</w:t>
      </w:r>
      <w:bookmarkEnd w:id="127"/>
    </w:p>
    <w:p w14:paraId="535CB811" w14:textId="6BA096EE" w:rsidR="00516903" w:rsidRPr="007C3DD9" w:rsidRDefault="00516903" w:rsidP="002C2DC6">
      <w:pPr>
        <w:tabs>
          <w:tab w:val="left" w:pos="519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7B900E" w14:textId="47AC386A" w:rsidR="00C461F6" w:rsidRPr="007C3DD9" w:rsidRDefault="00C461F6" w:rsidP="002C2DC6">
      <w:pPr>
        <w:tabs>
          <w:tab w:val="left" w:pos="519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58268" behindDoc="0" locked="0" layoutInCell="1" allowOverlap="1" wp14:anchorId="72D3B628" wp14:editId="21E99005">
            <wp:simplePos x="0" y="0"/>
            <wp:positionH relativeFrom="column">
              <wp:posOffset>3168034</wp:posOffset>
            </wp:positionH>
            <wp:positionV relativeFrom="paragraph">
              <wp:posOffset>5253845</wp:posOffset>
            </wp:positionV>
            <wp:extent cx="741145" cy="651850"/>
            <wp:effectExtent l="0" t="0" r="190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backgroundRemoval t="56516" b="65664" l="58564" r="73277">
                                  <a14:foregroundMark x1="59269" y1="61860" x2="59269" y2="6186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5" t="55373" r="24884" b="33192"/>
                    <a:stretch/>
                  </pic:blipFill>
                  <pic:spPr bwMode="auto">
                    <a:xfrm>
                      <a:off x="0" y="0"/>
                      <a:ext cx="741145" cy="65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7CBDCE3" wp14:editId="4CA2FF20">
            <wp:extent cx="5039995" cy="7159071"/>
            <wp:effectExtent l="0" t="0" r="825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A88" w14:textId="6BA096EE" w:rsidR="00C461F6" w:rsidRPr="007C3DD9" w:rsidRDefault="00C461F6">
      <w:pPr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BC2B526" w14:textId="29FD48D9" w:rsidR="00B615A6" w:rsidRPr="007C3DD9" w:rsidRDefault="00B00849" w:rsidP="00144447">
      <w:pPr>
        <w:tabs>
          <w:tab w:val="left" w:pos="519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DD9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58269" behindDoc="0" locked="0" layoutInCell="1" allowOverlap="1" wp14:anchorId="1AA5B5DD" wp14:editId="78F8AD45">
            <wp:simplePos x="0" y="0"/>
            <wp:positionH relativeFrom="column">
              <wp:posOffset>2986606</wp:posOffset>
            </wp:positionH>
            <wp:positionV relativeFrom="paragraph">
              <wp:posOffset>5422177</wp:posOffset>
            </wp:positionV>
            <wp:extent cx="669957" cy="709718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backgroundRemoval t="39361" b="55284" l="28771" r="50565">
                                  <a14:foregroundMark x1="28771" y1="51949" x2="28771" y2="5194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1" t="37408" r="46745" b="42714"/>
                    <a:stretch/>
                  </pic:blipFill>
                  <pic:spPr bwMode="auto">
                    <a:xfrm>
                      <a:off x="0" y="0"/>
                      <a:ext cx="669957" cy="70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1D1" w:rsidRPr="007C3DD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81E532E" wp14:editId="305351B6">
            <wp:extent cx="5039995" cy="7422629"/>
            <wp:effectExtent l="0" t="0" r="825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42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442C" w14:textId="6BA096EE" w:rsidR="00B615A6" w:rsidRPr="007C3DD9" w:rsidRDefault="00B615A6" w:rsidP="00FF73E8">
      <w:pPr>
        <w:rPr>
          <w:rFonts w:ascii="Times New Roman" w:hAnsi="Times New Roman" w:cs="Times New Roman"/>
          <w:b/>
          <w:sz w:val="24"/>
          <w:szCs w:val="24"/>
        </w:rPr>
      </w:pPr>
    </w:p>
    <w:sectPr w:rsidR="00B615A6" w:rsidRPr="007C3DD9" w:rsidSect="00AF5320">
      <w:pgSz w:w="11906" w:h="16838" w:code="9"/>
      <w:pgMar w:top="2268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655CD" w14:textId="77777777" w:rsidR="00DB24A3" w:rsidRDefault="00DB24A3" w:rsidP="00033B91">
      <w:pPr>
        <w:spacing w:after="0" w:line="240" w:lineRule="auto"/>
      </w:pPr>
      <w:r>
        <w:separator/>
      </w:r>
    </w:p>
  </w:endnote>
  <w:endnote w:type="continuationSeparator" w:id="0">
    <w:p w14:paraId="289A5DB3" w14:textId="77777777" w:rsidR="00DB24A3" w:rsidRDefault="00DB24A3" w:rsidP="00033B91">
      <w:pPr>
        <w:spacing w:after="0" w:line="240" w:lineRule="auto"/>
      </w:pPr>
      <w:r>
        <w:continuationSeparator/>
      </w:r>
    </w:p>
  </w:endnote>
  <w:endnote w:type="continuationNotice" w:id="1">
    <w:p w14:paraId="12472D83" w14:textId="77777777" w:rsidR="00DB24A3" w:rsidRDefault="00DB24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81775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933928" w14:textId="28920153" w:rsidR="00922EFA" w:rsidRDefault="00922EFA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5D28">
          <w:rPr>
            <w:noProof/>
          </w:rPr>
          <w:t>3</w:t>
        </w:r>
        <w:r>
          <w:rPr>
            <w:noProof/>
          </w:rPr>
          <w:fldChar w:fldCharType="end"/>
        </w:r>
      </w:p>
      <w:p w14:paraId="6E4FF722" w14:textId="3F3E189B" w:rsidR="00922EFA" w:rsidRDefault="00922EFA" w:rsidP="00D07D71">
        <w:pPr>
          <w:pStyle w:val="Footer"/>
          <w:ind w:right="-852"/>
          <w:jc w:val="right"/>
        </w:pPr>
        <w:r>
          <w:rPr>
            <w:noProof/>
            <w:lang w:val="en-US"/>
          </w:rPr>
          <w:t>KELOMPOK 4 A1 2021</w:t>
        </w:r>
      </w:p>
    </w:sdtContent>
  </w:sdt>
  <w:p w14:paraId="3B1547B7" w14:textId="633B2038" w:rsidR="00922EFA" w:rsidRPr="00B80AC5" w:rsidRDefault="00922EFA" w:rsidP="00A53528">
    <w:pPr>
      <w:pStyle w:val="Footer"/>
      <w:tabs>
        <w:tab w:val="clear" w:pos="4513"/>
        <w:tab w:val="clear" w:pos="9026"/>
        <w:tab w:val="left" w:pos="1290"/>
      </w:tabs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9B20C" w14:textId="294586E8" w:rsidR="00922EFA" w:rsidRPr="00AF5320" w:rsidRDefault="00922EFA">
    <w:pPr>
      <w:pStyle w:val="Footer"/>
      <w:jc w:val="right"/>
      <w:rPr>
        <w:lang w:val="en-US"/>
      </w:rPr>
    </w:pPr>
  </w:p>
  <w:p w14:paraId="4074E892" w14:textId="77777777" w:rsidR="00922EFA" w:rsidRDefault="00922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D0196" w14:textId="77777777" w:rsidR="00DB24A3" w:rsidRDefault="00DB24A3" w:rsidP="00033B91">
      <w:pPr>
        <w:spacing w:after="0" w:line="240" w:lineRule="auto"/>
      </w:pPr>
      <w:r>
        <w:separator/>
      </w:r>
    </w:p>
  </w:footnote>
  <w:footnote w:type="continuationSeparator" w:id="0">
    <w:p w14:paraId="0E45868C" w14:textId="77777777" w:rsidR="00DB24A3" w:rsidRDefault="00DB24A3" w:rsidP="00033B91">
      <w:pPr>
        <w:spacing w:after="0" w:line="240" w:lineRule="auto"/>
      </w:pPr>
      <w:r>
        <w:continuationSeparator/>
      </w:r>
    </w:p>
  </w:footnote>
  <w:footnote w:type="continuationNotice" w:id="1">
    <w:p w14:paraId="795D7906" w14:textId="77777777" w:rsidR="00DB24A3" w:rsidRDefault="00DB24A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13460" w14:textId="2465BD4E" w:rsidR="00922EFA" w:rsidRDefault="00922EFA">
    <w:pPr>
      <w:pStyle w:val="Header"/>
      <w:rPr>
        <w:lang w:val="en-US"/>
      </w:rPr>
    </w:pPr>
  </w:p>
  <w:p w14:paraId="6E1C1B7F" w14:textId="77777777" w:rsidR="00922EFA" w:rsidRPr="00E5080A" w:rsidRDefault="00922EFA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5DC2"/>
    <w:multiLevelType w:val="hybridMultilevel"/>
    <w:tmpl w:val="5A10888A"/>
    <w:lvl w:ilvl="0" w:tplc="0421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24551CF"/>
    <w:multiLevelType w:val="hybridMultilevel"/>
    <w:tmpl w:val="90300E44"/>
    <w:lvl w:ilvl="0" w:tplc="A77A949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D16A8"/>
    <w:multiLevelType w:val="hybridMultilevel"/>
    <w:tmpl w:val="35F20E64"/>
    <w:lvl w:ilvl="0" w:tplc="5E44E6E8">
      <w:start w:val="2"/>
      <w:numFmt w:val="decimal"/>
      <w:lvlText w:val="%1"/>
      <w:lvlJc w:val="left"/>
      <w:pPr>
        <w:ind w:left="908" w:hanging="360"/>
      </w:pPr>
      <w:rPr>
        <w:rFonts w:hint="default"/>
        <w:lang w:eastAsia="en-US" w:bidi="ar-SA"/>
      </w:rPr>
    </w:lvl>
    <w:lvl w:ilvl="1" w:tplc="F6002366">
      <w:numFmt w:val="none"/>
      <w:lvlText w:val=""/>
      <w:lvlJc w:val="left"/>
      <w:pPr>
        <w:tabs>
          <w:tab w:val="num" w:pos="360"/>
        </w:tabs>
      </w:pPr>
    </w:lvl>
    <w:lvl w:ilvl="2" w:tplc="6BCE167A">
      <w:numFmt w:val="bullet"/>
      <w:lvlText w:val=""/>
      <w:lvlJc w:val="left"/>
      <w:pPr>
        <w:ind w:left="1268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3" w:tplc="89ECAA10">
      <w:numFmt w:val="bullet"/>
      <w:lvlText w:val="•"/>
      <w:lvlJc w:val="left"/>
      <w:pPr>
        <w:ind w:left="3220" w:hanging="360"/>
      </w:pPr>
      <w:rPr>
        <w:rFonts w:hint="default"/>
        <w:lang w:eastAsia="en-US" w:bidi="ar-SA"/>
      </w:rPr>
    </w:lvl>
    <w:lvl w:ilvl="4" w:tplc="98A6ADC8">
      <w:numFmt w:val="bullet"/>
      <w:lvlText w:val="•"/>
      <w:lvlJc w:val="left"/>
      <w:pPr>
        <w:ind w:left="4200" w:hanging="360"/>
      </w:pPr>
      <w:rPr>
        <w:rFonts w:hint="default"/>
        <w:lang w:eastAsia="en-US" w:bidi="ar-SA"/>
      </w:rPr>
    </w:lvl>
    <w:lvl w:ilvl="5" w:tplc="3C469AD0">
      <w:numFmt w:val="bullet"/>
      <w:lvlText w:val="•"/>
      <w:lvlJc w:val="left"/>
      <w:pPr>
        <w:ind w:left="5180" w:hanging="360"/>
      </w:pPr>
      <w:rPr>
        <w:rFonts w:hint="default"/>
        <w:lang w:eastAsia="en-US" w:bidi="ar-SA"/>
      </w:rPr>
    </w:lvl>
    <w:lvl w:ilvl="6" w:tplc="9586E508">
      <w:numFmt w:val="bullet"/>
      <w:lvlText w:val="•"/>
      <w:lvlJc w:val="left"/>
      <w:pPr>
        <w:ind w:left="6160" w:hanging="360"/>
      </w:pPr>
      <w:rPr>
        <w:rFonts w:hint="default"/>
        <w:lang w:eastAsia="en-US" w:bidi="ar-SA"/>
      </w:rPr>
    </w:lvl>
    <w:lvl w:ilvl="7" w:tplc="0CACA250">
      <w:numFmt w:val="bullet"/>
      <w:lvlText w:val="•"/>
      <w:lvlJc w:val="left"/>
      <w:pPr>
        <w:ind w:left="7140" w:hanging="360"/>
      </w:pPr>
      <w:rPr>
        <w:rFonts w:hint="default"/>
        <w:lang w:eastAsia="en-US" w:bidi="ar-SA"/>
      </w:rPr>
    </w:lvl>
    <w:lvl w:ilvl="8" w:tplc="5B843D92">
      <w:numFmt w:val="bullet"/>
      <w:lvlText w:val="•"/>
      <w:lvlJc w:val="left"/>
      <w:pPr>
        <w:ind w:left="8120" w:hanging="360"/>
      </w:pPr>
      <w:rPr>
        <w:rFonts w:hint="default"/>
        <w:lang w:eastAsia="en-US" w:bidi="ar-SA"/>
      </w:rPr>
    </w:lvl>
  </w:abstractNum>
  <w:abstractNum w:abstractNumId="3" w15:restartNumberingAfterBreak="0">
    <w:nsid w:val="07BC65CF"/>
    <w:multiLevelType w:val="hybridMultilevel"/>
    <w:tmpl w:val="2B20C960"/>
    <w:lvl w:ilvl="0" w:tplc="0CF0AD2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C290E"/>
    <w:multiLevelType w:val="hybridMultilevel"/>
    <w:tmpl w:val="C9AA297E"/>
    <w:lvl w:ilvl="0" w:tplc="B2A0345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026FF"/>
    <w:multiLevelType w:val="multilevel"/>
    <w:tmpl w:val="72E2CC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BC24B46"/>
    <w:multiLevelType w:val="hybridMultilevel"/>
    <w:tmpl w:val="F69A29CE"/>
    <w:lvl w:ilvl="0" w:tplc="6AACBBA4">
      <w:start w:val="1"/>
      <w:numFmt w:val="decimal"/>
      <w:lvlText w:val="%1.)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7" w15:restartNumberingAfterBreak="0">
    <w:nsid w:val="0FD87BE5"/>
    <w:multiLevelType w:val="hybridMultilevel"/>
    <w:tmpl w:val="D05E462A"/>
    <w:lvl w:ilvl="0" w:tplc="6C9AAD1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2114077"/>
    <w:multiLevelType w:val="hybridMultilevel"/>
    <w:tmpl w:val="D34211A0"/>
    <w:lvl w:ilvl="0" w:tplc="FE9A23C2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721E01"/>
    <w:multiLevelType w:val="hybridMultilevel"/>
    <w:tmpl w:val="30D82880"/>
    <w:lvl w:ilvl="0" w:tplc="0E60E72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3A19F8"/>
    <w:multiLevelType w:val="hybridMultilevel"/>
    <w:tmpl w:val="1B8E6236"/>
    <w:lvl w:ilvl="0" w:tplc="D60E855E">
      <w:start w:val="1"/>
      <w:numFmt w:val="decimal"/>
      <w:lvlText w:val="%1.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AF0A73"/>
    <w:multiLevelType w:val="hybridMultilevel"/>
    <w:tmpl w:val="5FD4D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E11DF0"/>
    <w:multiLevelType w:val="hybridMultilevel"/>
    <w:tmpl w:val="8B8E5978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E3165F"/>
    <w:multiLevelType w:val="hybridMultilevel"/>
    <w:tmpl w:val="D802509A"/>
    <w:lvl w:ilvl="0" w:tplc="421237F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CE73A9"/>
    <w:multiLevelType w:val="hybridMultilevel"/>
    <w:tmpl w:val="D2327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117791"/>
    <w:multiLevelType w:val="hybridMultilevel"/>
    <w:tmpl w:val="E0A48A00"/>
    <w:lvl w:ilvl="0" w:tplc="4AE83860">
      <w:start w:val="1"/>
      <w:numFmt w:val="decimal"/>
      <w:lvlText w:val="%1.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556AE2"/>
    <w:multiLevelType w:val="hybridMultilevel"/>
    <w:tmpl w:val="567AF1C6"/>
    <w:lvl w:ilvl="0" w:tplc="04090017">
      <w:start w:val="1"/>
      <w:numFmt w:val="lowerLetter"/>
      <w:lvlText w:val="%1)"/>
      <w:lvlJc w:val="left"/>
      <w:pPr>
        <w:ind w:left="1318" w:hanging="360"/>
      </w:pPr>
    </w:lvl>
    <w:lvl w:ilvl="1" w:tplc="04210019">
      <w:start w:val="1"/>
      <w:numFmt w:val="lowerLetter"/>
      <w:lvlText w:val="%2."/>
      <w:lvlJc w:val="left"/>
      <w:pPr>
        <w:ind w:left="2038" w:hanging="360"/>
      </w:pPr>
    </w:lvl>
    <w:lvl w:ilvl="2" w:tplc="0421001B">
      <w:start w:val="1"/>
      <w:numFmt w:val="lowerRoman"/>
      <w:lvlText w:val="%3."/>
      <w:lvlJc w:val="right"/>
      <w:pPr>
        <w:ind w:left="2758" w:hanging="180"/>
      </w:pPr>
    </w:lvl>
    <w:lvl w:ilvl="3" w:tplc="0421000F">
      <w:start w:val="1"/>
      <w:numFmt w:val="decimal"/>
      <w:lvlText w:val="%4."/>
      <w:lvlJc w:val="left"/>
      <w:pPr>
        <w:ind w:left="3478" w:hanging="360"/>
      </w:pPr>
    </w:lvl>
    <w:lvl w:ilvl="4" w:tplc="04210019">
      <w:start w:val="1"/>
      <w:numFmt w:val="lowerLetter"/>
      <w:lvlText w:val="%5."/>
      <w:lvlJc w:val="left"/>
      <w:pPr>
        <w:ind w:left="4198" w:hanging="360"/>
      </w:pPr>
    </w:lvl>
    <w:lvl w:ilvl="5" w:tplc="0421001B">
      <w:start w:val="1"/>
      <w:numFmt w:val="lowerRoman"/>
      <w:lvlText w:val="%6."/>
      <w:lvlJc w:val="right"/>
      <w:pPr>
        <w:ind w:left="4918" w:hanging="180"/>
      </w:pPr>
    </w:lvl>
    <w:lvl w:ilvl="6" w:tplc="0421000F">
      <w:start w:val="1"/>
      <w:numFmt w:val="decimal"/>
      <w:lvlText w:val="%7."/>
      <w:lvlJc w:val="left"/>
      <w:pPr>
        <w:ind w:left="5638" w:hanging="360"/>
      </w:pPr>
    </w:lvl>
    <w:lvl w:ilvl="7" w:tplc="04210019">
      <w:start w:val="1"/>
      <w:numFmt w:val="lowerLetter"/>
      <w:lvlText w:val="%8."/>
      <w:lvlJc w:val="left"/>
      <w:pPr>
        <w:ind w:left="6358" w:hanging="360"/>
      </w:pPr>
    </w:lvl>
    <w:lvl w:ilvl="8" w:tplc="0421001B">
      <w:start w:val="1"/>
      <w:numFmt w:val="lowerRoman"/>
      <w:lvlText w:val="%9."/>
      <w:lvlJc w:val="right"/>
      <w:pPr>
        <w:ind w:left="7078" w:hanging="180"/>
      </w:pPr>
    </w:lvl>
  </w:abstractNum>
  <w:abstractNum w:abstractNumId="17" w15:restartNumberingAfterBreak="0">
    <w:nsid w:val="216018AA"/>
    <w:multiLevelType w:val="hybridMultilevel"/>
    <w:tmpl w:val="E95033A8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CC162D"/>
    <w:multiLevelType w:val="hybridMultilevel"/>
    <w:tmpl w:val="293A16CC"/>
    <w:lvl w:ilvl="0" w:tplc="375C4C72">
      <w:start w:val="1"/>
      <w:numFmt w:val="decimal"/>
      <w:lvlText w:val="%1.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2DE48A4"/>
    <w:multiLevelType w:val="hybridMultilevel"/>
    <w:tmpl w:val="FFD40D3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39C455F"/>
    <w:multiLevelType w:val="hybridMultilevel"/>
    <w:tmpl w:val="3C3A0D7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719136D"/>
    <w:multiLevelType w:val="hybridMultilevel"/>
    <w:tmpl w:val="04FEF8C4"/>
    <w:lvl w:ilvl="0" w:tplc="D60E855E">
      <w:start w:val="1"/>
      <w:numFmt w:val="decimal"/>
      <w:lvlText w:val="%1.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A5526A"/>
    <w:multiLevelType w:val="hybridMultilevel"/>
    <w:tmpl w:val="567AF1C6"/>
    <w:lvl w:ilvl="0" w:tplc="FFFFFFFF">
      <w:start w:val="1"/>
      <w:numFmt w:val="lowerLetter"/>
      <w:lvlText w:val="%1)"/>
      <w:lvlJc w:val="left"/>
      <w:pPr>
        <w:ind w:left="1318" w:hanging="360"/>
      </w:pPr>
    </w:lvl>
    <w:lvl w:ilvl="1" w:tplc="FFFFFFFF">
      <w:start w:val="1"/>
      <w:numFmt w:val="lowerLetter"/>
      <w:lvlText w:val="%2."/>
      <w:lvlJc w:val="left"/>
      <w:pPr>
        <w:ind w:left="2038" w:hanging="360"/>
      </w:pPr>
    </w:lvl>
    <w:lvl w:ilvl="2" w:tplc="FFFFFFFF">
      <w:start w:val="1"/>
      <w:numFmt w:val="lowerRoman"/>
      <w:lvlText w:val="%3."/>
      <w:lvlJc w:val="right"/>
      <w:pPr>
        <w:ind w:left="2758" w:hanging="180"/>
      </w:pPr>
    </w:lvl>
    <w:lvl w:ilvl="3" w:tplc="FFFFFFFF">
      <w:start w:val="1"/>
      <w:numFmt w:val="decimal"/>
      <w:lvlText w:val="%4."/>
      <w:lvlJc w:val="left"/>
      <w:pPr>
        <w:ind w:left="3478" w:hanging="360"/>
      </w:pPr>
    </w:lvl>
    <w:lvl w:ilvl="4" w:tplc="FFFFFFFF">
      <w:start w:val="1"/>
      <w:numFmt w:val="lowerLetter"/>
      <w:lvlText w:val="%5."/>
      <w:lvlJc w:val="left"/>
      <w:pPr>
        <w:ind w:left="4198" w:hanging="360"/>
      </w:pPr>
    </w:lvl>
    <w:lvl w:ilvl="5" w:tplc="FFFFFFFF">
      <w:start w:val="1"/>
      <w:numFmt w:val="lowerRoman"/>
      <w:lvlText w:val="%6."/>
      <w:lvlJc w:val="right"/>
      <w:pPr>
        <w:ind w:left="4918" w:hanging="180"/>
      </w:pPr>
    </w:lvl>
    <w:lvl w:ilvl="6" w:tplc="FFFFFFFF">
      <w:start w:val="1"/>
      <w:numFmt w:val="decimal"/>
      <w:lvlText w:val="%7."/>
      <w:lvlJc w:val="left"/>
      <w:pPr>
        <w:ind w:left="5638" w:hanging="360"/>
      </w:pPr>
    </w:lvl>
    <w:lvl w:ilvl="7" w:tplc="FFFFFFFF">
      <w:start w:val="1"/>
      <w:numFmt w:val="lowerLetter"/>
      <w:lvlText w:val="%8."/>
      <w:lvlJc w:val="left"/>
      <w:pPr>
        <w:ind w:left="6358" w:hanging="360"/>
      </w:pPr>
    </w:lvl>
    <w:lvl w:ilvl="8" w:tplc="FFFFFFFF">
      <w:start w:val="1"/>
      <w:numFmt w:val="lowerRoman"/>
      <w:lvlText w:val="%9."/>
      <w:lvlJc w:val="right"/>
      <w:pPr>
        <w:ind w:left="7078" w:hanging="180"/>
      </w:pPr>
    </w:lvl>
  </w:abstractNum>
  <w:abstractNum w:abstractNumId="23" w15:restartNumberingAfterBreak="0">
    <w:nsid w:val="2B9B2770"/>
    <w:multiLevelType w:val="hybridMultilevel"/>
    <w:tmpl w:val="57048B70"/>
    <w:lvl w:ilvl="0" w:tplc="774ABF9C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7A604F"/>
    <w:multiLevelType w:val="hybridMultilevel"/>
    <w:tmpl w:val="24960BB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C0030D"/>
    <w:multiLevelType w:val="hybridMultilevel"/>
    <w:tmpl w:val="3C3A0D7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E3D74C7"/>
    <w:multiLevelType w:val="multilevel"/>
    <w:tmpl w:val="67409B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131416C"/>
    <w:multiLevelType w:val="hybridMultilevel"/>
    <w:tmpl w:val="C8FA9A34"/>
    <w:lvl w:ilvl="0" w:tplc="303482F8">
      <w:start w:val="1"/>
      <w:numFmt w:val="decimal"/>
      <w:lvlText w:val="%1.)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055840"/>
    <w:multiLevelType w:val="hybridMultilevel"/>
    <w:tmpl w:val="3500AD46"/>
    <w:lvl w:ilvl="0" w:tplc="82740B26">
      <w:start w:val="1"/>
      <w:numFmt w:val="lowerLetter"/>
      <w:lvlText w:val="%1.)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9" w15:restartNumberingAfterBreak="0">
    <w:nsid w:val="49B3142F"/>
    <w:multiLevelType w:val="hybridMultilevel"/>
    <w:tmpl w:val="50C6409E"/>
    <w:lvl w:ilvl="0" w:tplc="E56C08F0">
      <w:start w:val="1"/>
      <w:numFmt w:val="decimal"/>
      <w:lvlText w:val="%1.)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0" w15:restartNumberingAfterBreak="0">
    <w:nsid w:val="4AEB5CB7"/>
    <w:multiLevelType w:val="hybridMultilevel"/>
    <w:tmpl w:val="E45402AE"/>
    <w:lvl w:ilvl="0" w:tplc="D60E855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8E0F91"/>
    <w:multiLevelType w:val="hybridMultilevel"/>
    <w:tmpl w:val="124411F6"/>
    <w:lvl w:ilvl="0" w:tplc="3809000F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9708DB"/>
    <w:multiLevelType w:val="hybridMultilevel"/>
    <w:tmpl w:val="E35CD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7A1B08"/>
    <w:multiLevelType w:val="hybridMultilevel"/>
    <w:tmpl w:val="E8EE6F82"/>
    <w:lvl w:ilvl="0" w:tplc="52D65E10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5A13595D"/>
    <w:multiLevelType w:val="hybridMultilevel"/>
    <w:tmpl w:val="BD0E78C8"/>
    <w:lvl w:ilvl="0" w:tplc="38090019">
      <w:start w:val="1"/>
      <w:numFmt w:val="lowerLetter"/>
      <w:lvlText w:val="%1."/>
      <w:lvlJc w:val="left"/>
      <w:pPr>
        <w:ind w:left="1260" w:hanging="360"/>
      </w:p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5AE9771C"/>
    <w:multiLevelType w:val="hybridMultilevel"/>
    <w:tmpl w:val="5CA46CE0"/>
    <w:lvl w:ilvl="0" w:tplc="8D765E5C">
      <w:start w:val="1"/>
      <w:numFmt w:val="decimal"/>
      <w:lvlText w:val="%1.)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6" w15:restartNumberingAfterBreak="0">
    <w:nsid w:val="60044DD5"/>
    <w:multiLevelType w:val="hybridMultilevel"/>
    <w:tmpl w:val="AD841A88"/>
    <w:lvl w:ilvl="0" w:tplc="F21A7570">
      <w:start w:val="1"/>
      <w:numFmt w:val="decimal"/>
      <w:lvlText w:val="%1.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7" w15:restartNumberingAfterBreak="0">
    <w:nsid w:val="66E522E2"/>
    <w:multiLevelType w:val="hybridMultilevel"/>
    <w:tmpl w:val="FB76A8F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76024A9"/>
    <w:multiLevelType w:val="hybridMultilevel"/>
    <w:tmpl w:val="8098DB42"/>
    <w:lvl w:ilvl="0" w:tplc="0FEAF1D8">
      <w:start w:val="1"/>
      <w:numFmt w:val="lowerLetter"/>
      <w:lvlText w:val="%1.)"/>
      <w:lvlJc w:val="left"/>
      <w:pPr>
        <w:ind w:left="107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9" w15:restartNumberingAfterBreak="0">
    <w:nsid w:val="6BFB41A9"/>
    <w:multiLevelType w:val="hybridMultilevel"/>
    <w:tmpl w:val="584A60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645F75"/>
    <w:multiLevelType w:val="hybridMultilevel"/>
    <w:tmpl w:val="BD0E78C8"/>
    <w:lvl w:ilvl="0" w:tplc="FFFFFFFF">
      <w:start w:val="1"/>
      <w:numFmt w:val="lowerLetter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 w15:restartNumberingAfterBreak="0">
    <w:nsid w:val="770D1062"/>
    <w:multiLevelType w:val="multilevel"/>
    <w:tmpl w:val="4A180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455374"/>
    <w:multiLevelType w:val="hybridMultilevel"/>
    <w:tmpl w:val="567AF1C6"/>
    <w:lvl w:ilvl="0" w:tplc="FFFFFFFF">
      <w:start w:val="1"/>
      <w:numFmt w:val="lowerLetter"/>
      <w:lvlText w:val="%1)"/>
      <w:lvlJc w:val="left"/>
      <w:pPr>
        <w:ind w:left="1318" w:hanging="360"/>
      </w:pPr>
    </w:lvl>
    <w:lvl w:ilvl="1" w:tplc="FFFFFFFF">
      <w:start w:val="1"/>
      <w:numFmt w:val="lowerLetter"/>
      <w:lvlText w:val="%2."/>
      <w:lvlJc w:val="left"/>
      <w:pPr>
        <w:ind w:left="2038" w:hanging="360"/>
      </w:pPr>
    </w:lvl>
    <w:lvl w:ilvl="2" w:tplc="FFFFFFFF">
      <w:start w:val="1"/>
      <w:numFmt w:val="lowerRoman"/>
      <w:lvlText w:val="%3."/>
      <w:lvlJc w:val="right"/>
      <w:pPr>
        <w:ind w:left="2758" w:hanging="180"/>
      </w:pPr>
    </w:lvl>
    <w:lvl w:ilvl="3" w:tplc="FFFFFFFF">
      <w:start w:val="1"/>
      <w:numFmt w:val="decimal"/>
      <w:lvlText w:val="%4."/>
      <w:lvlJc w:val="left"/>
      <w:pPr>
        <w:ind w:left="3478" w:hanging="360"/>
      </w:pPr>
    </w:lvl>
    <w:lvl w:ilvl="4" w:tplc="FFFFFFFF">
      <w:start w:val="1"/>
      <w:numFmt w:val="lowerLetter"/>
      <w:lvlText w:val="%5."/>
      <w:lvlJc w:val="left"/>
      <w:pPr>
        <w:ind w:left="4198" w:hanging="360"/>
      </w:pPr>
    </w:lvl>
    <w:lvl w:ilvl="5" w:tplc="FFFFFFFF">
      <w:start w:val="1"/>
      <w:numFmt w:val="lowerRoman"/>
      <w:lvlText w:val="%6."/>
      <w:lvlJc w:val="right"/>
      <w:pPr>
        <w:ind w:left="4918" w:hanging="180"/>
      </w:pPr>
    </w:lvl>
    <w:lvl w:ilvl="6" w:tplc="FFFFFFFF">
      <w:start w:val="1"/>
      <w:numFmt w:val="decimal"/>
      <w:lvlText w:val="%7."/>
      <w:lvlJc w:val="left"/>
      <w:pPr>
        <w:ind w:left="5638" w:hanging="360"/>
      </w:pPr>
    </w:lvl>
    <w:lvl w:ilvl="7" w:tplc="FFFFFFFF">
      <w:start w:val="1"/>
      <w:numFmt w:val="lowerLetter"/>
      <w:lvlText w:val="%8."/>
      <w:lvlJc w:val="left"/>
      <w:pPr>
        <w:ind w:left="6358" w:hanging="360"/>
      </w:pPr>
    </w:lvl>
    <w:lvl w:ilvl="8" w:tplc="FFFFFFFF">
      <w:start w:val="1"/>
      <w:numFmt w:val="lowerRoman"/>
      <w:lvlText w:val="%9."/>
      <w:lvlJc w:val="right"/>
      <w:pPr>
        <w:ind w:left="7078" w:hanging="180"/>
      </w:pPr>
    </w:lvl>
  </w:abstractNum>
  <w:abstractNum w:abstractNumId="43" w15:restartNumberingAfterBreak="0">
    <w:nsid w:val="78C3330A"/>
    <w:multiLevelType w:val="multilevel"/>
    <w:tmpl w:val="926E0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CD6779B"/>
    <w:multiLevelType w:val="hybridMultilevel"/>
    <w:tmpl w:val="6546C9A6"/>
    <w:lvl w:ilvl="0" w:tplc="898C599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91A4E"/>
    <w:multiLevelType w:val="hybridMultilevel"/>
    <w:tmpl w:val="C8F4DB28"/>
    <w:lvl w:ilvl="0" w:tplc="9318A992">
      <w:start w:val="1"/>
      <w:numFmt w:val="decimal"/>
      <w:lvlText w:val="%1.)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01821931">
    <w:abstractNumId w:val="39"/>
  </w:num>
  <w:num w:numId="2" w16cid:durableId="585186033">
    <w:abstractNumId w:val="8"/>
  </w:num>
  <w:num w:numId="3" w16cid:durableId="343017162">
    <w:abstractNumId w:val="17"/>
  </w:num>
  <w:num w:numId="4" w16cid:durableId="1733774231">
    <w:abstractNumId w:val="43"/>
  </w:num>
  <w:num w:numId="5" w16cid:durableId="1021316942">
    <w:abstractNumId w:val="5"/>
  </w:num>
  <w:num w:numId="6" w16cid:durableId="88395070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6388688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553028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60791657">
    <w:abstractNumId w:val="24"/>
  </w:num>
  <w:num w:numId="10" w16cid:durableId="844368381">
    <w:abstractNumId w:val="0"/>
  </w:num>
  <w:num w:numId="11" w16cid:durableId="1875655791">
    <w:abstractNumId w:val="12"/>
  </w:num>
  <w:num w:numId="12" w16cid:durableId="1969047965">
    <w:abstractNumId w:val="41"/>
  </w:num>
  <w:num w:numId="13" w16cid:durableId="147090632">
    <w:abstractNumId w:val="27"/>
  </w:num>
  <w:num w:numId="14" w16cid:durableId="147942264">
    <w:abstractNumId w:val="16"/>
  </w:num>
  <w:num w:numId="15" w16cid:durableId="921378808">
    <w:abstractNumId w:val="22"/>
  </w:num>
  <w:num w:numId="16" w16cid:durableId="886842601">
    <w:abstractNumId w:val="14"/>
  </w:num>
  <w:num w:numId="17" w16cid:durableId="1538590166">
    <w:abstractNumId w:val="18"/>
  </w:num>
  <w:num w:numId="18" w16cid:durableId="1188641755">
    <w:abstractNumId w:val="1"/>
  </w:num>
  <w:num w:numId="19" w16cid:durableId="71895436">
    <w:abstractNumId w:val="3"/>
  </w:num>
  <w:num w:numId="20" w16cid:durableId="51394976">
    <w:abstractNumId w:val="11"/>
  </w:num>
  <w:num w:numId="21" w16cid:durableId="398554422">
    <w:abstractNumId w:val="45"/>
  </w:num>
  <w:num w:numId="22" w16cid:durableId="563873610">
    <w:abstractNumId w:val="7"/>
  </w:num>
  <w:num w:numId="23" w16cid:durableId="307440077">
    <w:abstractNumId w:val="4"/>
  </w:num>
  <w:num w:numId="24" w16cid:durableId="1945455841">
    <w:abstractNumId w:val="23"/>
  </w:num>
  <w:num w:numId="25" w16cid:durableId="27417719">
    <w:abstractNumId w:val="30"/>
  </w:num>
  <w:num w:numId="26" w16cid:durableId="534198981">
    <w:abstractNumId w:val="32"/>
  </w:num>
  <w:num w:numId="27" w16cid:durableId="1843886626">
    <w:abstractNumId w:val="26"/>
  </w:num>
  <w:num w:numId="28" w16cid:durableId="1115909284">
    <w:abstractNumId w:val="36"/>
  </w:num>
  <w:num w:numId="29" w16cid:durableId="2047561143">
    <w:abstractNumId w:val="38"/>
  </w:num>
  <w:num w:numId="30" w16cid:durableId="65424678">
    <w:abstractNumId w:val="35"/>
  </w:num>
  <w:num w:numId="31" w16cid:durableId="94522004">
    <w:abstractNumId w:val="28"/>
  </w:num>
  <w:num w:numId="32" w16cid:durableId="2028561668">
    <w:abstractNumId w:val="29"/>
  </w:num>
  <w:num w:numId="33" w16cid:durableId="2008633111">
    <w:abstractNumId w:val="6"/>
  </w:num>
  <w:num w:numId="34" w16cid:durableId="978655038">
    <w:abstractNumId w:val="25"/>
  </w:num>
  <w:num w:numId="35" w16cid:durableId="1231698274">
    <w:abstractNumId w:val="13"/>
  </w:num>
  <w:num w:numId="36" w16cid:durableId="1619407750">
    <w:abstractNumId w:val="42"/>
  </w:num>
  <w:num w:numId="37" w16cid:durableId="2022583436">
    <w:abstractNumId w:val="44"/>
  </w:num>
  <w:num w:numId="38" w16cid:durableId="624388711">
    <w:abstractNumId w:val="9"/>
  </w:num>
  <w:num w:numId="39" w16cid:durableId="449393891">
    <w:abstractNumId w:val="37"/>
  </w:num>
  <w:num w:numId="40" w16cid:durableId="1121846809">
    <w:abstractNumId w:val="19"/>
  </w:num>
  <w:num w:numId="41" w16cid:durableId="1079251870">
    <w:abstractNumId w:val="15"/>
  </w:num>
  <w:num w:numId="42" w16cid:durableId="1028947751">
    <w:abstractNumId w:val="33"/>
  </w:num>
  <w:num w:numId="43" w16cid:durableId="1153718452">
    <w:abstractNumId w:val="2"/>
  </w:num>
  <w:num w:numId="44" w16cid:durableId="1908615467">
    <w:abstractNumId w:val="21"/>
  </w:num>
  <w:num w:numId="45" w16cid:durableId="1359355152">
    <w:abstractNumId w:val="10"/>
  </w:num>
  <w:num w:numId="46" w16cid:durableId="542137494">
    <w:abstractNumId w:val="31"/>
  </w:num>
  <w:num w:numId="47" w16cid:durableId="1346784822">
    <w:abstractNumId w:val="34"/>
  </w:num>
  <w:num w:numId="48" w16cid:durableId="2118870499">
    <w:abstractNumId w:val="4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ziizah Oki Shofrina">
    <w15:presenceInfo w15:providerId="Windows Live" w15:userId="6ece3fcb32ff90d3"/>
  </w15:person>
  <w15:person w15:author="Bramantyo Wibisono">
    <w15:presenceInfo w15:providerId="None" w15:userId="Bramantyo Wibison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BA1"/>
    <w:rsid w:val="00011521"/>
    <w:rsid w:val="0001297E"/>
    <w:rsid w:val="00021A1B"/>
    <w:rsid w:val="00022CFD"/>
    <w:rsid w:val="00026C3F"/>
    <w:rsid w:val="00031C8F"/>
    <w:rsid w:val="000332A0"/>
    <w:rsid w:val="00033B91"/>
    <w:rsid w:val="000377FC"/>
    <w:rsid w:val="00043038"/>
    <w:rsid w:val="000468A9"/>
    <w:rsid w:val="000507FE"/>
    <w:rsid w:val="00050822"/>
    <w:rsid w:val="0005143B"/>
    <w:rsid w:val="0005407E"/>
    <w:rsid w:val="0005462D"/>
    <w:rsid w:val="00061E22"/>
    <w:rsid w:val="00062227"/>
    <w:rsid w:val="0006410F"/>
    <w:rsid w:val="00064A7E"/>
    <w:rsid w:val="00064DB1"/>
    <w:rsid w:val="00067945"/>
    <w:rsid w:val="00072856"/>
    <w:rsid w:val="000736AD"/>
    <w:rsid w:val="00083240"/>
    <w:rsid w:val="00085C86"/>
    <w:rsid w:val="000921E9"/>
    <w:rsid w:val="00096FD9"/>
    <w:rsid w:val="000A2C9E"/>
    <w:rsid w:val="000A7AD0"/>
    <w:rsid w:val="000B4277"/>
    <w:rsid w:val="000B6E9A"/>
    <w:rsid w:val="000C1D29"/>
    <w:rsid w:val="000C4253"/>
    <w:rsid w:val="000C531D"/>
    <w:rsid w:val="000C791B"/>
    <w:rsid w:val="000D0AE9"/>
    <w:rsid w:val="000D48EC"/>
    <w:rsid w:val="000D6D66"/>
    <w:rsid w:val="000D71F6"/>
    <w:rsid w:val="000E796B"/>
    <w:rsid w:val="000F0792"/>
    <w:rsid w:val="000F2BFA"/>
    <w:rsid w:val="00100058"/>
    <w:rsid w:val="00121B86"/>
    <w:rsid w:val="00122769"/>
    <w:rsid w:val="00136764"/>
    <w:rsid w:val="00137471"/>
    <w:rsid w:val="0014196D"/>
    <w:rsid w:val="00142D5A"/>
    <w:rsid w:val="00143899"/>
    <w:rsid w:val="00144447"/>
    <w:rsid w:val="0014529C"/>
    <w:rsid w:val="0014641A"/>
    <w:rsid w:val="00152FD9"/>
    <w:rsid w:val="0015414D"/>
    <w:rsid w:val="001572B6"/>
    <w:rsid w:val="00157E4D"/>
    <w:rsid w:val="0017279C"/>
    <w:rsid w:val="00174001"/>
    <w:rsid w:val="00174875"/>
    <w:rsid w:val="00175D17"/>
    <w:rsid w:val="00180CEC"/>
    <w:rsid w:val="0018229C"/>
    <w:rsid w:val="001823D5"/>
    <w:rsid w:val="0018287D"/>
    <w:rsid w:val="001858B1"/>
    <w:rsid w:val="00191A59"/>
    <w:rsid w:val="001954D1"/>
    <w:rsid w:val="001A4467"/>
    <w:rsid w:val="001A4B56"/>
    <w:rsid w:val="001A4EDB"/>
    <w:rsid w:val="001A51BA"/>
    <w:rsid w:val="001B164B"/>
    <w:rsid w:val="001B1F54"/>
    <w:rsid w:val="001B29F1"/>
    <w:rsid w:val="001B2E40"/>
    <w:rsid w:val="001B77EB"/>
    <w:rsid w:val="001C703E"/>
    <w:rsid w:val="001D0DD5"/>
    <w:rsid w:val="001D0FDD"/>
    <w:rsid w:val="001D1BE7"/>
    <w:rsid w:val="001D2599"/>
    <w:rsid w:val="001E22F3"/>
    <w:rsid w:val="001F6C56"/>
    <w:rsid w:val="001F7B6A"/>
    <w:rsid w:val="002013FA"/>
    <w:rsid w:val="00202D9B"/>
    <w:rsid w:val="00205326"/>
    <w:rsid w:val="0020627B"/>
    <w:rsid w:val="00210CA0"/>
    <w:rsid w:val="0021201C"/>
    <w:rsid w:val="00212C4A"/>
    <w:rsid w:val="00214855"/>
    <w:rsid w:val="00216987"/>
    <w:rsid w:val="00216E2A"/>
    <w:rsid w:val="00216F09"/>
    <w:rsid w:val="00217642"/>
    <w:rsid w:val="00221D53"/>
    <w:rsid w:val="00224D78"/>
    <w:rsid w:val="00224FBC"/>
    <w:rsid w:val="00232828"/>
    <w:rsid w:val="00232FBF"/>
    <w:rsid w:val="00233BDD"/>
    <w:rsid w:val="002350A8"/>
    <w:rsid w:val="00236535"/>
    <w:rsid w:val="0023774C"/>
    <w:rsid w:val="002444FF"/>
    <w:rsid w:val="002477CF"/>
    <w:rsid w:val="00253D34"/>
    <w:rsid w:val="00254DFE"/>
    <w:rsid w:val="002551A0"/>
    <w:rsid w:val="00263D28"/>
    <w:rsid w:val="0026408A"/>
    <w:rsid w:val="00264EC4"/>
    <w:rsid w:val="00272F5C"/>
    <w:rsid w:val="00274FAA"/>
    <w:rsid w:val="002829C8"/>
    <w:rsid w:val="00283FD9"/>
    <w:rsid w:val="00285EAE"/>
    <w:rsid w:val="00287C56"/>
    <w:rsid w:val="00291AAC"/>
    <w:rsid w:val="002923A4"/>
    <w:rsid w:val="002964E8"/>
    <w:rsid w:val="002A10AE"/>
    <w:rsid w:val="002A1980"/>
    <w:rsid w:val="002B27BD"/>
    <w:rsid w:val="002B52AE"/>
    <w:rsid w:val="002B7861"/>
    <w:rsid w:val="002B7A3C"/>
    <w:rsid w:val="002C28A7"/>
    <w:rsid w:val="002C2DC6"/>
    <w:rsid w:val="002C72C7"/>
    <w:rsid w:val="002D224F"/>
    <w:rsid w:val="002D60E3"/>
    <w:rsid w:val="002D7EDB"/>
    <w:rsid w:val="002E125A"/>
    <w:rsid w:val="002E5ED2"/>
    <w:rsid w:val="002E676C"/>
    <w:rsid w:val="002F06E0"/>
    <w:rsid w:val="002F2C97"/>
    <w:rsid w:val="002F3674"/>
    <w:rsid w:val="002F7055"/>
    <w:rsid w:val="002F714F"/>
    <w:rsid w:val="00300373"/>
    <w:rsid w:val="00305B6F"/>
    <w:rsid w:val="00306E60"/>
    <w:rsid w:val="00307D11"/>
    <w:rsid w:val="00320CB2"/>
    <w:rsid w:val="00323857"/>
    <w:rsid w:val="003248DB"/>
    <w:rsid w:val="00334B87"/>
    <w:rsid w:val="0033634D"/>
    <w:rsid w:val="00336795"/>
    <w:rsid w:val="00336B64"/>
    <w:rsid w:val="00337663"/>
    <w:rsid w:val="0034002A"/>
    <w:rsid w:val="003400F8"/>
    <w:rsid w:val="00343340"/>
    <w:rsid w:val="003509F0"/>
    <w:rsid w:val="00354680"/>
    <w:rsid w:val="00354D2B"/>
    <w:rsid w:val="00355CC5"/>
    <w:rsid w:val="00356AAB"/>
    <w:rsid w:val="00357D00"/>
    <w:rsid w:val="0036269B"/>
    <w:rsid w:val="00363226"/>
    <w:rsid w:val="003677C3"/>
    <w:rsid w:val="003702B3"/>
    <w:rsid w:val="003716DF"/>
    <w:rsid w:val="00372CB0"/>
    <w:rsid w:val="00375C27"/>
    <w:rsid w:val="0037742E"/>
    <w:rsid w:val="00381E96"/>
    <w:rsid w:val="003843FF"/>
    <w:rsid w:val="00384982"/>
    <w:rsid w:val="00391644"/>
    <w:rsid w:val="0039354C"/>
    <w:rsid w:val="0039391F"/>
    <w:rsid w:val="00397571"/>
    <w:rsid w:val="003A2A60"/>
    <w:rsid w:val="003A5291"/>
    <w:rsid w:val="003A5386"/>
    <w:rsid w:val="003A58E3"/>
    <w:rsid w:val="003B7B7E"/>
    <w:rsid w:val="003C1927"/>
    <w:rsid w:val="003C1FD3"/>
    <w:rsid w:val="003C3347"/>
    <w:rsid w:val="003C6D21"/>
    <w:rsid w:val="003C7830"/>
    <w:rsid w:val="003D2170"/>
    <w:rsid w:val="003D3FC0"/>
    <w:rsid w:val="003E2260"/>
    <w:rsid w:val="003E565D"/>
    <w:rsid w:val="003F31C7"/>
    <w:rsid w:val="003F5165"/>
    <w:rsid w:val="003F7454"/>
    <w:rsid w:val="003F7DB2"/>
    <w:rsid w:val="00400B4B"/>
    <w:rsid w:val="00402230"/>
    <w:rsid w:val="00411FB7"/>
    <w:rsid w:val="004151FF"/>
    <w:rsid w:val="004172EC"/>
    <w:rsid w:val="00424FD6"/>
    <w:rsid w:val="004259FA"/>
    <w:rsid w:val="004328FB"/>
    <w:rsid w:val="004333F8"/>
    <w:rsid w:val="0043563C"/>
    <w:rsid w:val="00436BA8"/>
    <w:rsid w:val="00441D54"/>
    <w:rsid w:val="00443C3D"/>
    <w:rsid w:val="00444FC7"/>
    <w:rsid w:val="0044547F"/>
    <w:rsid w:val="00447DF3"/>
    <w:rsid w:val="00454C59"/>
    <w:rsid w:val="00455A9D"/>
    <w:rsid w:val="00457994"/>
    <w:rsid w:val="00460B01"/>
    <w:rsid w:val="00463ECE"/>
    <w:rsid w:val="0046446D"/>
    <w:rsid w:val="0046621B"/>
    <w:rsid w:val="0047151F"/>
    <w:rsid w:val="00471F86"/>
    <w:rsid w:val="00473C95"/>
    <w:rsid w:val="00476258"/>
    <w:rsid w:val="00476497"/>
    <w:rsid w:val="004776AD"/>
    <w:rsid w:val="00480B72"/>
    <w:rsid w:val="00480CEC"/>
    <w:rsid w:val="00484C34"/>
    <w:rsid w:val="00492A1D"/>
    <w:rsid w:val="004952D5"/>
    <w:rsid w:val="00496AF6"/>
    <w:rsid w:val="00496BF1"/>
    <w:rsid w:val="00497472"/>
    <w:rsid w:val="004A3747"/>
    <w:rsid w:val="004A4AA7"/>
    <w:rsid w:val="004A67EE"/>
    <w:rsid w:val="004B1408"/>
    <w:rsid w:val="004B1875"/>
    <w:rsid w:val="004B3EA3"/>
    <w:rsid w:val="004B53F4"/>
    <w:rsid w:val="004C1C57"/>
    <w:rsid w:val="004C52A5"/>
    <w:rsid w:val="004C574B"/>
    <w:rsid w:val="004D474A"/>
    <w:rsid w:val="004D5B2E"/>
    <w:rsid w:val="004E4069"/>
    <w:rsid w:val="004F6A1C"/>
    <w:rsid w:val="004F6D92"/>
    <w:rsid w:val="004F72BD"/>
    <w:rsid w:val="00500D88"/>
    <w:rsid w:val="005025E8"/>
    <w:rsid w:val="00505DB8"/>
    <w:rsid w:val="00506C3E"/>
    <w:rsid w:val="005101F5"/>
    <w:rsid w:val="005120B0"/>
    <w:rsid w:val="0051636C"/>
    <w:rsid w:val="00516903"/>
    <w:rsid w:val="00517C58"/>
    <w:rsid w:val="00520034"/>
    <w:rsid w:val="0052100A"/>
    <w:rsid w:val="00524910"/>
    <w:rsid w:val="0053477E"/>
    <w:rsid w:val="00536861"/>
    <w:rsid w:val="00536A76"/>
    <w:rsid w:val="00541A19"/>
    <w:rsid w:val="00550044"/>
    <w:rsid w:val="005606A4"/>
    <w:rsid w:val="00560FD4"/>
    <w:rsid w:val="005620D8"/>
    <w:rsid w:val="0056233D"/>
    <w:rsid w:val="00562FF0"/>
    <w:rsid w:val="00564A97"/>
    <w:rsid w:val="00565ED0"/>
    <w:rsid w:val="00572C6E"/>
    <w:rsid w:val="00573AD8"/>
    <w:rsid w:val="00573C45"/>
    <w:rsid w:val="00573E58"/>
    <w:rsid w:val="0057563D"/>
    <w:rsid w:val="00581798"/>
    <w:rsid w:val="00581DD4"/>
    <w:rsid w:val="0058402B"/>
    <w:rsid w:val="00587776"/>
    <w:rsid w:val="00590510"/>
    <w:rsid w:val="00590E20"/>
    <w:rsid w:val="00591DF4"/>
    <w:rsid w:val="00591E2B"/>
    <w:rsid w:val="00592D62"/>
    <w:rsid w:val="00592E14"/>
    <w:rsid w:val="00595ED8"/>
    <w:rsid w:val="00597FC4"/>
    <w:rsid w:val="005A3845"/>
    <w:rsid w:val="005A4F05"/>
    <w:rsid w:val="005B29C4"/>
    <w:rsid w:val="005B37D1"/>
    <w:rsid w:val="005B7B44"/>
    <w:rsid w:val="005C40A5"/>
    <w:rsid w:val="005D0C33"/>
    <w:rsid w:val="005D1636"/>
    <w:rsid w:val="005D4484"/>
    <w:rsid w:val="005D6D28"/>
    <w:rsid w:val="005E1057"/>
    <w:rsid w:val="005E3F79"/>
    <w:rsid w:val="005E3F88"/>
    <w:rsid w:val="005E5857"/>
    <w:rsid w:val="005E7C4A"/>
    <w:rsid w:val="005E7C9E"/>
    <w:rsid w:val="005F03DF"/>
    <w:rsid w:val="005F301D"/>
    <w:rsid w:val="005F3088"/>
    <w:rsid w:val="005F5EC8"/>
    <w:rsid w:val="005F7B5C"/>
    <w:rsid w:val="006014B3"/>
    <w:rsid w:val="0060643B"/>
    <w:rsid w:val="00607A8A"/>
    <w:rsid w:val="00610139"/>
    <w:rsid w:val="00610A91"/>
    <w:rsid w:val="0061268B"/>
    <w:rsid w:val="00613D06"/>
    <w:rsid w:val="00613EBB"/>
    <w:rsid w:val="00616360"/>
    <w:rsid w:val="00621004"/>
    <w:rsid w:val="0062213C"/>
    <w:rsid w:val="006223B1"/>
    <w:rsid w:val="006308F6"/>
    <w:rsid w:val="0063588D"/>
    <w:rsid w:val="006373CE"/>
    <w:rsid w:val="00643D96"/>
    <w:rsid w:val="0064722A"/>
    <w:rsid w:val="00653D1D"/>
    <w:rsid w:val="006540E2"/>
    <w:rsid w:val="00662E6A"/>
    <w:rsid w:val="006662A8"/>
    <w:rsid w:val="0067012B"/>
    <w:rsid w:val="00677E88"/>
    <w:rsid w:val="00680355"/>
    <w:rsid w:val="00681137"/>
    <w:rsid w:val="00683172"/>
    <w:rsid w:val="00683B18"/>
    <w:rsid w:val="0068502A"/>
    <w:rsid w:val="006904F6"/>
    <w:rsid w:val="006A15A9"/>
    <w:rsid w:val="006A25AA"/>
    <w:rsid w:val="006A5EDE"/>
    <w:rsid w:val="006A607F"/>
    <w:rsid w:val="006A631C"/>
    <w:rsid w:val="006A666B"/>
    <w:rsid w:val="006A702C"/>
    <w:rsid w:val="006A7F12"/>
    <w:rsid w:val="006B0D2E"/>
    <w:rsid w:val="006B2A1D"/>
    <w:rsid w:val="006B2B4E"/>
    <w:rsid w:val="006B48B9"/>
    <w:rsid w:val="006B7758"/>
    <w:rsid w:val="006C108C"/>
    <w:rsid w:val="006C3AC4"/>
    <w:rsid w:val="006C4A9C"/>
    <w:rsid w:val="006D08D6"/>
    <w:rsid w:val="006D1A49"/>
    <w:rsid w:val="006D265E"/>
    <w:rsid w:val="006D31D1"/>
    <w:rsid w:val="006D3EC7"/>
    <w:rsid w:val="006D5D03"/>
    <w:rsid w:val="006D5FEC"/>
    <w:rsid w:val="006E2F1F"/>
    <w:rsid w:val="006E484B"/>
    <w:rsid w:val="006E55C1"/>
    <w:rsid w:val="006E5C27"/>
    <w:rsid w:val="006E624E"/>
    <w:rsid w:val="006E6AF6"/>
    <w:rsid w:val="006F0B9B"/>
    <w:rsid w:val="006F3017"/>
    <w:rsid w:val="006F3F1B"/>
    <w:rsid w:val="00710745"/>
    <w:rsid w:val="007120AC"/>
    <w:rsid w:val="007138C9"/>
    <w:rsid w:val="00713B6D"/>
    <w:rsid w:val="007173EA"/>
    <w:rsid w:val="00721FA4"/>
    <w:rsid w:val="007245ED"/>
    <w:rsid w:val="00730118"/>
    <w:rsid w:val="007301C8"/>
    <w:rsid w:val="00732800"/>
    <w:rsid w:val="0073332E"/>
    <w:rsid w:val="00736841"/>
    <w:rsid w:val="00736BD7"/>
    <w:rsid w:val="007405B5"/>
    <w:rsid w:val="00740C8F"/>
    <w:rsid w:val="007418CE"/>
    <w:rsid w:val="007546C4"/>
    <w:rsid w:val="00755E68"/>
    <w:rsid w:val="007718D8"/>
    <w:rsid w:val="0078350D"/>
    <w:rsid w:val="007869AD"/>
    <w:rsid w:val="00792401"/>
    <w:rsid w:val="007979F6"/>
    <w:rsid w:val="00797EAC"/>
    <w:rsid w:val="007A0663"/>
    <w:rsid w:val="007A15C8"/>
    <w:rsid w:val="007A5A6A"/>
    <w:rsid w:val="007B035D"/>
    <w:rsid w:val="007B096B"/>
    <w:rsid w:val="007B3BDD"/>
    <w:rsid w:val="007B4B1B"/>
    <w:rsid w:val="007C02F5"/>
    <w:rsid w:val="007C2E94"/>
    <w:rsid w:val="007C3839"/>
    <w:rsid w:val="007C3DD9"/>
    <w:rsid w:val="007C63BE"/>
    <w:rsid w:val="007D5B7D"/>
    <w:rsid w:val="007D6352"/>
    <w:rsid w:val="007E4FEC"/>
    <w:rsid w:val="007E5F24"/>
    <w:rsid w:val="007F2743"/>
    <w:rsid w:val="00803A07"/>
    <w:rsid w:val="00805BA1"/>
    <w:rsid w:val="00812F88"/>
    <w:rsid w:val="008160BB"/>
    <w:rsid w:val="008172F2"/>
    <w:rsid w:val="00826D05"/>
    <w:rsid w:val="00827990"/>
    <w:rsid w:val="00831189"/>
    <w:rsid w:val="00837B06"/>
    <w:rsid w:val="00840B48"/>
    <w:rsid w:val="0084619E"/>
    <w:rsid w:val="008517DD"/>
    <w:rsid w:val="0085230B"/>
    <w:rsid w:val="0085275A"/>
    <w:rsid w:val="008537FB"/>
    <w:rsid w:val="008577C7"/>
    <w:rsid w:val="00860950"/>
    <w:rsid w:val="00860C9E"/>
    <w:rsid w:val="00862A1D"/>
    <w:rsid w:val="00863EB8"/>
    <w:rsid w:val="008702E9"/>
    <w:rsid w:val="00871475"/>
    <w:rsid w:val="00873BA1"/>
    <w:rsid w:val="00876B3F"/>
    <w:rsid w:val="0087743A"/>
    <w:rsid w:val="008775AF"/>
    <w:rsid w:val="00882582"/>
    <w:rsid w:val="00884C43"/>
    <w:rsid w:val="0088778B"/>
    <w:rsid w:val="008901DB"/>
    <w:rsid w:val="00890F72"/>
    <w:rsid w:val="008914DE"/>
    <w:rsid w:val="00896363"/>
    <w:rsid w:val="008A009B"/>
    <w:rsid w:val="008A0401"/>
    <w:rsid w:val="008A124C"/>
    <w:rsid w:val="008A30F2"/>
    <w:rsid w:val="008A387D"/>
    <w:rsid w:val="008A57D4"/>
    <w:rsid w:val="008A5C89"/>
    <w:rsid w:val="008B2E34"/>
    <w:rsid w:val="008C0AB5"/>
    <w:rsid w:val="008C6F15"/>
    <w:rsid w:val="008D0875"/>
    <w:rsid w:val="008D1A2D"/>
    <w:rsid w:val="008D56E9"/>
    <w:rsid w:val="008D5CF6"/>
    <w:rsid w:val="008F351B"/>
    <w:rsid w:val="009017AE"/>
    <w:rsid w:val="00903602"/>
    <w:rsid w:val="00903A83"/>
    <w:rsid w:val="0090491F"/>
    <w:rsid w:val="009053DE"/>
    <w:rsid w:val="00905C0C"/>
    <w:rsid w:val="00905D1E"/>
    <w:rsid w:val="009162C5"/>
    <w:rsid w:val="00922EFA"/>
    <w:rsid w:val="00931272"/>
    <w:rsid w:val="009342B7"/>
    <w:rsid w:val="00941823"/>
    <w:rsid w:val="00941D8B"/>
    <w:rsid w:val="009429BE"/>
    <w:rsid w:val="00950D3F"/>
    <w:rsid w:val="00954393"/>
    <w:rsid w:val="00957303"/>
    <w:rsid w:val="00957B58"/>
    <w:rsid w:val="0096353D"/>
    <w:rsid w:val="00963F7F"/>
    <w:rsid w:val="00963FB6"/>
    <w:rsid w:val="00964814"/>
    <w:rsid w:val="00964F39"/>
    <w:rsid w:val="009658C4"/>
    <w:rsid w:val="0098054E"/>
    <w:rsid w:val="00985178"/>
    <w:rsid w:val="00985E1A"/>
    <w:rsid w:val="00986A8D"/>
    <w:rsid w:val="009925EC"/>
    <w:rsid w:val="0099338B"/>
    <w:rsid w:val="009938A8"/>
    <w:rsid w:val="00994F12"/>
    <w:rsid w:val="00997037"/>
    <w:rsid w:val="009A3ABE"/>
    <w:rsid w:val="009A3DB3"/>
    <w:rsid w:val="009A78F5"/>
    <w:rsid w:val="009B622F"/>
    <w:rsid w:val="009C3734"/>
    <w:rsid w:val="009C4B9F"/>
    <w:rsid w:val="009C4CB1"/>
    <w:rsid w:val="009D0C0C"/>
    <w:rsid w:val="009E0D19"/>
    <w:rsid w:val="009E20A5"/>
    <w:rsid w:val="009F135F"/>
    <w:rsid w:val="009F2445"/>
    <w:rsid w:val="009F3122"/>
    <w:rsid w:val="009F46A7"/>
    <w:rsid w:val="009F5673"/>
    <w:rsid w:val="00A04E10"/>
    <w:rsid w:val="00A1164B"/>
    <w:rsid w:val="00A1417E"/>
    <w:rsid w:val="00A20D3E"/>
    <w:rsid w:val="00A215F6"/>
    <w:rsid w:val="00A2194D"/>
    <w:rsid w:val="00A33B0D"/>
    <w:rsid w:val="00A359F7"/>
    <w:rsid w:val="00A40AFA"/>
    <w:rsid w:val="00A40D15"/>
    <w:rsid w:val="00A40F1C"/>
    <w:rsid w:val="00A41E96"/>
    <w:rsid w:val="00A4233F"/>
    <w:rsid w:val="00A50843"/>
    <w:rsid w:val="00A53022"/>
    <w:rsid w:val="00A53528"/>
    <w:rsid w:val="00A5503C"/>
    <w:rsid w:val="00A56B0E"/>
    <w:rsid w:val="00A61AF7"/>
    <w:rsid w:val="00A62912"/>
    <w:rsid w:val="00A710F0"/>
    <w:rsid w:val="00A7150B"/>
    <w:rsid w:val="00A741BD"/>
    <w:rsid w:val="00A81D13"/>
    <w:rsid w:val="00A81D32"/>
    <w:rsid w:val="00A82300"/>
    <w:rsid w:val="00A91D98"/>
    <w:rsid w:val="00A93F58"/>
    <w:rsid w:val="00A94CF0"/>
    <w:rsid w:val="00A95D29"/>
    <w:rsid w:val="00A96DCF"/>
    <w:rsid w:val="00AA14AC"/>
    <w:rsid w:val="00AA4937"/>
    <w:rsid w:val="00AA65A6"/>
    <w:rsid w:val="00AB0FE5"/>
    <w:rsid w:val="00AB4B61"/>
    <w:rsid w:val="00AC6A4E"/>
    <w:rsid w:val="00AC7ABA"/>
    <w:rsid w:val="00AD3AE5"/>
    <w:rsid w:val="00AD7378"/>
    <w:rsid w:val="00AE2917"/>
    <w:rsid w:val="00AF375C"/>
    <w:rsid w:val="00AF49E7"/>
    <w:rsid w:val="00AF5320"/>
    <w:rsid w:val="00B00849"/>
    <w:rsid w:val="00B034A0"/>
    <w:rsid w:val="00B104F7"/>
    <w:rsid w:val="00B130D0"/>
    <w:rsid w:val="00B13679"/>
    <w:rsid w:val="00B156AB"/>
    <w:rsid w:val="00B24BF7"/>
    <w:rsid w:val="00B329A9"/>
    <w:rsid w:val="00B34177"/>
    <w:rsid w:val="00B36D4A"/>
    <w:rsid w:val="00B37BF1"/>
    <w:rsid w:val="00B42048"/>
    <w:rsid w:val="00B46673"/>
    <w:rsid w:val="00B5118B"/>
    <w:rsid w:val="00B51B73"/>
    <w:rsid w:val="00B51DBB"/>
    <w:rsid w:val="00B52282"/>
    <w:rsid w:val="00B615A6"/>
    <w:rsid w:val="00B61B1D"/>
    <w:rsid w:val="00B706DA"/>
    <w:rsid w:val="00B74A56"/>
    <w:rsid w:val="00B7536D"/>
    <w:rsid w:val="00B75ACC"/>
    <w:rsid w:val="00B75C07"/>
    <w:rsid w:val="00B809F6"/>
    <w:rsid w:val="00B80AC5"/>
    <w:rsid w:val="00B85114"/>
    <w:rsid w:val="00B85D7B"/>
    <w:rsid w:val="00B90AB6"/>
    <w:rsid w:val="00B90ED8"/>
    <w:rsid w:val="00B91714"/>
    <w:rsid w:val="00B9370B"/>
    <w:rsid w:val="00B94CAB"/>
    <w:rsid w:val="00BA6CE6"/>
    <w:rsid w:val="00BB202C"/>
    <w:rsid w:val="00BB4868"/>
    <w:rsid w:val="00BB5B70"/>
    <w:rsid w:val="00BC0114"/>
    <w:rsid w:val="00BC4023"/>
    <w:rsid w:val="00BC5728"/>
    <w:rsid w:val="00BD4283"/>
    <w:rsid w:val="00BD49DB"/>
    <w:rsid w:val="00BD5BB8"/>
    <w:rsid w:val="00BD72CD"/>
    <w:rsid w:val="00BE4E31"/>
    <w:rsid w:val="00BE63AF"/>
    <w:rsid w:val="00BF0AD9"/>
    <w:rsid w:val="00BF26F0"/>
    <w:rsid w:val="00BF4728"/>
    <w:rsid w:val="00BF62C5"/>
    <w:rsid w:val="00C02EC4"/>
    <w:rsid w:val="00C06423"/>
    <w:rsid w:val="00C065D4"/>
    <w:rsid w:val="00C07A5D"/>
    <w:rsid w:val="00C135D6"/>
    <w:rsid w:val="00C20B39"/>
    <w:rsid w:val="00C22EDD"/>
    <w:rsid w:val="00C230A4"/>
    <w:rsid w:val="00C32ECD"/>
    <w:rsid w:val="00C3498B"/>
    <w:rsid w:val="00C36EB0"/>
    <w:rsid w:val="00C44651"/>
    <w:rsid w:val="00C461F6"/>
    <w:rsid w:val="00C4754A"/>
    <w:rsid w:val="00C47B84"/>
    <w:rsid w:val="00C52314"/>
    <w:rsid w:val="00C5284F"/>
    <w:rsid w:val="00C52C8D"/>
    <w:rsid w:val="00C536BF"/>
    <w:rsid w:val="00C617CF"/>
    <w:rsid w:val="00C640F1"/>
    <w:rsid w:val="00C64E2A"/>
    <w:rsid w:val="00C66A3B"/>
    <w:rsid w:val="00C67B2D"/>
    <w:rsid w:val="00C71F96"/>
    <w:rsid w:val="00C721C1"/>
    <w:rsid w:val="00C72AF0"/>
    <w:rsid w:val="00C76EED"/>
    <w:rsid w:val="00C80F3E"/>
    <w:rsid w:val="00C84643"/>
    <w:rsid w:val="00C874F2"/>
    <w:rsid w:val="00C87722"/>
    <w:rsid w:val="00C925B6"/>
    <w:rsid w:val="00C9301F"/>
    <w:rsid w:val="00C95D75"/>
    <w:rsid w:val="00C96C84"/>
    <w:rsid w:val="00CA25BC"/>
    <w:rsid w:val="00CA3899"/>
    <w:rsid w:val="00CA395C"/>
    <w:rsid w:val="00CA3EEA"/>
    <w:rsid w:val="00CA4CE3"/>
    <w:rsid w:val="00CA5D28"/>
    <w:rsid w:val="00CA6A3D"/>
    <w:rsid w:val="00CB2B8E"/>
    <w:rsid w:val="00CB4A66"/>
    <w:rsid w:val="00CC17DA"/>
    <w:rsid w:val="00CC4773"/>
    <w:rsid w:val="00CD3C51"/>
    <w:rsid w:val="00CD3E80"/>
    <w:rsid w:val="00CD5520"/>
    <w:rsid w:val="00CD5E77"/>
    <w:rsid w:val="00CE11D2"/>
    <w:rsid w:val="00CE215C"/>
    <w:rsid w:val="00CE270F"/>
    <w:rsid w:val="00CE2BFC"/>
    <w:rsid w:val="00CE57E3"/>
    <w:rsid w:val="00CE5ED3"/>
    <w:rsid w:val="00CE7DFB"/>
    <w:rsid w:val="00CF0BA1"/>
    <w:rsid w:val="00CF334D"/>
    <w:rsid w:val="00D07A48"/>
    <w:rsid w:val="00D07D71"/>
    <w:rsid w:val="00D20A95"/>
    <w:rsid w:val="00D2596D"/>
    <w:rsid w:val="00D27D3D"/>
    <w:rsid w:val="00D31622"/>
    <w:rsid w:val="00D33832"/>
    <w:rsid w:val="00D37E95"/>
    <w:rsid w:val="00D424E9"/>
    <w:rsid w:val="00D43A80"/>
    <w:rsid w:val="00D440F3"/>
    <w:rsid w:val="00D53931"/>
    <w:rsid w:val="00D65A3E"/>
    <w:rsid w:val="00D72E5D"/>
    <w:rsid w:val="00D74725"/>
    <w:rsid w:val="00D761E5"/>
    <w:rsid w:val="00D828E6"/>
    <w:rsid w:val="00D93925"/>
    <w:rsid w:val="00D93E0E"/>
    <w:rsid w:val="00D94619"/>
    <w:rsid w:val="00DA0524"/>
    <w:rsid w:val="00DA0CF7"/>
    <w:rsid w:val="00DB24A3"/>
    <w:rsid w:val="00DB27AD"/>
    <w:rsid w:val="00DB3D70"/>
    <w:rsid w:val="00DB693C"/>
    <w:rsid w:val="00DC01F8"/>
    <w:rsid w:val="00DC2268"/>
    <w:rsid w:val="00DC2723"/>
    <w:rsid w:val="00DC569B"/>
    <w:rsid w:val="00DC6EE0"/>
    <w:rsid w:val="00DD3C9B"/>
    <w:rsid w:val="00DD5172"/>
    <w:rsid w:val="00DD5284"/>
    <w:rsid w:val="00DD5A3D"/>
    <w:rsid w:val="00DD7129"/>
    <w:rsid w:val="00DE19F6"/>
    <w:rsid w:val="00DE1A7C"/>
    <w:rsid w:val="00DE38E9"/>
    <w:rsid w:val="00DE3943"/>
    <w:rsid w:val="00DE6BD0"/>
    <w:rsid w:val="00DF3DC9"/>
    <w:rsid w:val="00DF69F2"/>
    <w:rsid w:val="00DF75ED"/>
    <w:rsid w:val="00E11D4A"/>
    <w:rsid w:val="00E13653"/>
    <w:rsid w:val="00E16BD4"/>
    <w:rsid w:val="00E16C5F"/>
    <w:rsid w:val="00E22410"/>
    <w:rsid w:val="00E30807"/>
    <w:rsid w:val="00E30863"/>
    <w:rsid w:val="00E32244"/>
    <w:rsid w:val="00E348C0"/>
    <w:rsid w:val="00E351A1"/>
    <w:rsid w:val="00E36BBD"/>
    <w:rsid w:val="00E45EA6"/>
    <w:rsid w:val="00E5080A"/>
    <w:rsid w:val="00E516CA"/>
    <w:rsid w:val="00E53F00"/>
    <w:rsid w:val="00E56927"/>
    <w:rsid w:val="00E61E24"/>
    <w:rsid w:val="00E6335F"/>
    <w:rsid w:val="00E70CD3"/>
    <w:rsid w:val="00E72569"/>
    <w:rsid w:val="00E8153B"/>
    <w:rsid w:val="00E82D85"/>
    <w:rsid w:val="00E83644"/>
    <w:rsid w:val="00E83D8B"/>
    <w:rsid w:val="00E85FF8"/>
    <w:rsid w:val="00E862C8"/>
    <w:rsid w:val="00E8657F"/>
    <w:rsid w:val="00E929D3"/>
    <w:rsid w:val="00E92CFE"/>
    <w:rsid w:val="00E93EE2"/>
    <w:rsid w:val="00EA5649"/>
    <w:rsid w:val="00EA7773"/>
    <w:rsid w:val="00EA7C02"/>
    <w:rsid w:val="00EB1F06"/>
    <w:rsid w:val="00EB6666"/>
    <w:rsid w:val="00EC3410"/>
    <w:rsid w:val="00ED1DCC"/>
    <w:rsid w:val="00ED3B3E"/>
    <w:rsid w:val="00ED45E4"/>
    <w:rsid w:val="00ED7604"/>
    <w:rsid w:val="00EE3FAF"/>
    <w:rsid w:val="00EE4F75"/>
    <w:rsid w:val="00EE5817"/>
    <w:rsid w:val="00EE7082"/>
    <w:rsid w:val="00EF1A83"/>
    <w:rsid w:val="00EF3FE1"/>
    <w:rsid w:val="00F01D06"/>
    <w:rsid w:val="00F07614"/>
    <w:rsid w:val="00F1220B"/>
    <w:rsid w:val="00F22FD1"/>
    <w:rsid w:val="00F23677"/>
    <w:rsid w:val="00F267BD"/>
    <w:rsid w:val="00F27A90"/>
    <w:rsid w:val="00F30455"/>
    <w:rsid w:val="00F402C5"/>
    <w:rsid w:val="00F41237"/>
    <w:rsid w:val="00F43156"/>
    <w:rsid w:val="00F4717A"/>
    <w:rsid w:val="00F544CD"/>
    <w:rsid w:val="00F55296"/>
    <w:rsid w:val="00F57AB7"/>
    <w:rsid w:val="00F6061F"/>
    <w:rsid w:val="00F61206"/>
    <w:rsid w:val="00F61431"/>
    <w:rsid w:val="00F72058"/>
    <w:rsid w:val="00F72FF9"/>
    <w:rsid w:val="00F74DD5"/>
    <w:rsid w:val="00F8399C"/>
    <w:rsid w:val="00F83C25"/>
    <w:rsid w:val="00F85856"/>
    <w:rsid w:val="00F94261"/>
    <w:rsid w:val="00F95434"/>
    <w:rsid w:val="00F9673D"/>
    <w:rsid w:val="00FA203D"/>
    <w:rsid w:val="00FA2260"/>
    <w:rsid w:val="00FB0673"/>
    <w:rsid w:val="00FB20E5"/>
    <w:rsid w:val="00FB57A5"/>
    <w:rsid w:val="00FC1224"/>
    <w:rsid w:val="00FE130A"/>
    <w:rsid w:val="00FE3231"/>
    <w:rsid w:val="00FE44FD"/>
    <w:rsid w:val="00FF2E98"/>
    <w:rsid w:val="00FF73E8"/>
    <w:rsid w:val="0AEE8F88"/>
    <w:rsid w:val="0CA6498F"/>
    <w:rsid w:val="1204E25B"/>
    <w:rsid w:val="226C17F9"/>
    <w:rsid w:val="25315F2E"/>
    <w:rsid w:val="2CF4154A"/>
    <w:rsid w:val="36C0AA54"/>
    <w:rsid w:val="479532F3"/>
    <w:rsid w:val="47EC3DF7"/>
    <w:rsid w:val="4A0D359B"/>
    <w:rsid w:val="4CFD8ADC"/>
    <w:rsid w:val="4DB6CACE"/>
    <w:rsid w:val="4E740A12"/>
    <w:rsid w:val="5F982536"/>
    <w:rsid w:val="67ACE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CB8D7"/>
  <w15:docId w15:val="{E354425D-544B-4444-A994-7D3D2FF4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114"/>
  </w:style>
  <w:style w:type="paragraph" w:styleId="Heading1">
    <w:name w:val="heading 1"/>
    <w:basedOn w:val="Normal"/>
    <w:next w:val="Normal"/>
    <w:link w:val="Heading1Char"/>
    <w:uiPriority w:val="9"/>
    <w:qFormat/>
    <w:rsid w:val="00D27D3D"/>
    <w:pPr>
      <w:jc w:val="center"/>
      <w:outlineLvl w:val="0"/>
    </w:pPr>
    <w:rPr>
      <w:rFonts w:ascii="Times New Roman" w:hAnsi="Times New Roman" w:cs="Times New Roman"/>
      <w:b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27D3D"/>
    <w:pPr>
      <w:numPr>
        <w:ilvl w:val="1"/>
        <w:numId w:val="5"/>
      </w:numPr>
      <w:tabs>
        <w:tab w:val="left" w:pos="1973"/>
      </w:tabs>
      <w:spacing w:line="240" w:lineRule="auto"/>
      <w:ind w:left="357" w:hanging="357"/>
      <w:outlineLvl w:val="1"/>
    </w:pPr>
    <w:rPr>
      <w:rFonts w:ascii="Times New Roman" w:hAnsi="Times New Roman" w:cs="Times New Roman"/>
      <w:b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BE4E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16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1"/>
    <w:qFormat/>
    <w:rsid w:val="008160BB"/>
    <w:pPr>
      <w:spacing w:after="160" w:line="256" w:lineRule="auto"/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033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B91"/>
  </w:style>
  <w:style w:type="paragraph" w:styleId="Footer">
    <w:name w:val="footer"/>
    <w:basedOn w:val="Normal"/>
    <w:link w:val="FooterChar"/>
    <w:uiPriority w:val="99"/>
    <w:unhideWhenUsed/>
    <w:rsid w:val="00033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B91"/>
  </w:style>
  <w:style w:type="character" w:styleId="LineNumber">
    <w:name w:val="line number"/>
    <w:basedOn w:val="DefaultParagraphFont"/>
    <w:uiPriority w:val="99"/>
    <w:semiHidden/>
    <w:unhideWhenUsed/>
    <w:rsid w:val="00205326"/>
  </w:style>
  <w:style w:type="paragraph" w:styleId="BalloonText">
    <w:name w:val="Balloon Text"/>
    <w:basedOn w:val="Normal"/>
    <w:link w:val="BalloonTextChar"/>
    <w:uiPriority w:val="99"/>
    <w:semiHidden/>
    <w:unhideWhenUsed/>
    <w:rsid w:val="00205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32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B096B"/>
    <w:pPr>
      <w:spacing w:line="360" w:lineRule="auto"/>
      <w:jc w:val="center"/>
    </w:pPr>
    <w:rPr>
      <w:rFonts w:ascii="Times New Roman" w:hAnsi="Times New Roman"/>
      <w:i/>
      <w:i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E4E31"/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BE4E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7D3D"/>
    <w:rPr>
      <w:rFonts w:ascii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27D3D"/>
    <w:rPr>
      <w:rFonts w:ascii="Times New Roman" w:hAnsi="Times New Roman" w:cs="Times New Roman"/>
      <w:b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F3FE1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F3F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3FE1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572C6E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47151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7151F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B80AC5"/>
    <w:rPr>
      <w:i/>
      <w:iCs/>
    </w:rPr>
  </w:style>
  <w:style w:type="paragraph" w:customStyle="1" w:styleId="msonormal0">
    <w:name w:val="msonormal"/>
    <w:basedOn w:val="Normal"/>
    <w:rsid w:val="006D5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FollowedHyperlink">
    <w:name w:val="FollowedHyperlink"/>
    <w:basedOn w:val="DefaultParagraphFont"/>
    <w:uiPriority w:val="99"/>
    <w:semiHidden/>
    <w:unhideWhenUsed/>
    <w:rsid w:val="00F544CD"/>
    <w:rPr>
      <w:color w:val="800080" w:themeColor="followedHyperlink"/>
      <w:u w:val="single"/>
    </w:rPr>
  </w:style>
  <w:style w:type="paragraph" w:customStyle="1" w:styleId="Style1">
    <w:name w:val="Style1"/>
    <w:basedOn w:val="Caption"/>
    <w:link w:val="Style1Char"/>
    <w:qFormat/>
    <w:rsid w:val="00DF3DC9"/>
  </w:style>
  <w:style w:type="character" w:customStyle="1" w:styleId="CaptionChar">
    <w:name w:val="Caption Char"/>
    <w:basedOn w:val="DefaultParagraphFont"/>
    <w:link w:val="Caption"/>
    <w:uiPriority w:val="35"/>
    <w:rsid w:val="00DF3DC9"/>
    <w:rPr>
      <w:rFonts w:ascii="Times New Roman" w:hAnsi="Times New Roman"/>
      <w:i/>
      <w:iCs/>
      <w:szCs w:val="18"/>
    </w:rPr>
  </w:style>
  <w:style w:type="character" w:customStyle="1" w:styleId="Style1Char">
    <w:name w:val="Style1 Char"/>
    <w:basedOn w:val="CaptionChar"/>
    <w:link w:val="Style1"/>
    <w:rsid w:val="00DF3DC9"/>
    <w:rPr>
      <w:rFonts w:ascii="Times New Roman" w:hAnsi="Times New Roman"/>
      <w:i/>
      <w:iCs/>
      <w:szCs w:val="18"/>
    </w:rPr>
  </w:style>
  <w:style w:type="paragraph" w:styleId="Revision">
    <w:name w:val="Revision"/>
    <w:hidden/>
    <w:uiPriority w:val="99"/>
    <w:semiHidden/>
    <w:rsid w:val="001B29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8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.docs.live.net/8174cce465b2e164/PA_APL.docx" TargetMode="External"/><Relationship Id="rId21" Type="http://schemas.openxmlformats.org/officeDocument/2006/relationships/hyperlink" Target="https://d.docs.live.net/8174cce465b2e164/PA_APL.docx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image" Target="media/image47.jpeg"/><Relationship Id="rId89" Type="http://schemas.microsoft.com/office/2011/relationships/people" Target="people.xml"/><Relationship Id="rId16" Type="http://schemas.openxmlformats.org/officeDocument/2006/relationships/hyperlink" Target="https://d.docs.live.net/8174cce465b2e164/PA_APL.docx" TargetMode="External"/><Relationship Id="rId11" Type="http://schemas.openxmlformats.org/officeDocument/2006/relationships/footer" Target="footer2.xm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74" Type="http://schemas.openxmlformats.org/officeDocument/2006/relationships/image" Target="media/image45.png"/><Relationship Id="rId79" Type="http://schemas.openxmlformats.org/officeDocument/2006/relationships/hyperlink" Target="https://adoc.pub/pada-bahasa-pemrograman-c-dapat-dibuat-program-dengan-bebera.html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d.docs.live.net/8174cce465b2e164/PA_APL.docx" TargetMode="External"/><Relationship Id="rId22" Type="http://schemas.openxmlformats.org/officeDocument/2006/relationships/hyperlink" Target="https://d.docs.live.net/8174cce465b2e164/PA_APL.docx" TargetMode="External"/><Relationship Id="rId27" Type="http://schemas.openxmlformats.org/officeDocument/2006/relationships/hyperlink" Target="https://d.docs.live.net/8174cce465b2e164/PA_APL.docx" TargetMode="External"/><Relationship Id="rId30" Type="http://schemas.openxmlformats.org/officeDocument/2006/relationships/hyperlink" Target="https://d.docs.live.net/8174cce465b2e164/PA_APL.docx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hyperlink" Target="https://jagocoding.com/blog/1162/Fungsi_system_pada_header_windows_h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43.png"/><Relationship Id="rId80" Type="http://schemas.openxmlformats.org/officeDocument/2006/relationships/hyperlink" Target="https://www.belajarcpp.com/referensi/ctime/" TargetMode="External"/><Relationship Id="rId85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hyperlink" Target="https://d.docs.live.net/8174cce465b2e164/PA_APL.docx" TargetMode="External"/><Relationship Id="rId17" Type="http://schemas.openxmlformats.org/officeDocument/2006/relationships/hyperlink" Target="https://d.docs.live.net/8174cce465b2e164/PA_APL.docx" TargetMode="External"/><Relationship Id="rId25" Type="http://schemas.openxmlformats.org/officeDocument/2006/relationships/hyperlink" Target="https://d.docs.live.net/8174cce465b2e164/PA_APL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hyperlink" Target="https://d.docs.live.net/8174cce465b2e164/PA_APL.docx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hyperlink" Target="http://rhatavarium.blogspot.com/2012/04/fungsi-manipulator-c.html" TargetMode="External"/><Relationship Id="rId83" Type="http://schemas.microsoft.com/office/2007/relationships/hdphoto" Target="media/hdphoto1.wdp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.docs.live.net/8174cce465b2e164/PA_APL.docx" TargetMode="External"/><Relationship Id="rId23" Type="http://schemas.openxmlformats.org/officeDocument/2006/relationships/hyperlink" Target="https://d.docs.live.net/8174cce465b2e164/PA_APL.docx" TargetMode="External"/><Relationship Id="rId28" Type="http://schemas.openxmlformats.org/officeDocument/2006/relationships/hyperlink" Target="https://d.docs.live.net/8174cce465b2e164/PA_APL.docx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footer" Target="footer1.xm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hyperlink" Target="https://socs.binus.ac.id/2016/12/28/penggunaan-fungsi-sleep-sebagai-timer/" TargetMode="External"/><Relationship Id="rId81" Type="http://schemas.openxmlformats.org/officeDocument/2006/relationships/hyperlink" Target="http://www.nblognlife.com/2013/11/program-waktu-dengan-c.html" TargetMode="External"/><Relationship Id="rId86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d.docs.live.net/8174cce465b2e164/PA_APL.docx" TargetMode="External"/><Relationship Id="rId18" Type="http://schemas.openxmlformats.org/officeDocument/2006/relationships/hyperlink" Target="https://d.docs.live.net/8174cce465b2e164/PA_APL.docx" TargetMode="External"/><Relationship Id="rId39" Type="http://schemas.openxmlformats.org/officeDocument/2006/relationships/image" Target="media/image10.png"/><Relationship Id="rId34" Type="http://schemas.openxmlformats.org/officeDocument/2006/relationships/image" Target="media/image5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6" Type="http://schemas.openxmlformats.org/officeDocument/2006/relationships/hyperlink" Target="https://learntocodes.wordpress.com/2015/12/11/cc-common-mistake-gotoxy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hyperlink" Target="https://d.docs.live.net/8174cce465b2e164/PA_APL.docx" TargetMode="External"/><Relationship Id="rId24" Type="http://schemas.openxmlformats.org/officeDocument/2006/relationships/hyperlink" Target="https://d.docs.live.net/8174cce465b2e164/PA_APL.docx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66" Type="http://schemas.openxmlformats.org/officeDocument/2006/relationships/image" Target="media/image37.png"/><Relationship Id="rId87" Type="http://schemas.openxmlformats.org/officeDocument/2006/relationships/image" Target="media/image49.jpeg"/><Relationship Id="rId61" Type="http://schemas.openxmlformats.org/officeDocument/2006/relationships/image" Target="media/image32.png"/><Relationship Id="rId82" Type="http://schemas.openxmlformats.org/officeDocument/2006/relationships/image" Target="media/image46.png"/><Relationship Id="rId19" Type="http://schemas.openxmlformats.org/officeDocument/2006/relationships/hyperlink" Target="https://d.docs.live.net/8174cce465b2e164/PA_APL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54B31-C062-4D2F-A88B-6C7672C4C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127</Pages>
  <Words>20590</Words>
  <Characters>117364</Characters>
  <Application>Microsoft Office Word</Application>
  <DocSecurity>0</DocSecurity>
  <Lines>978</Lines>
  <Paragraphs>275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brm.boxer@gmail.com</dc:creator>
  <cp:keywords/>
  <dc:description/>
  <cp:lastModifiedBy>Aziizah Oki Shofrina</cp:lastModifiedBy>
  <cp:revision>13</cp:revision>
  <dcterms:created xsi:type="dcterms:W3CDTF">2022-06-03T14:21:00Z</dcterms:created>
  <dcterms:modified xsi:type="dcterms:W3CDTF">2022-06-03T14:42:00Z</dcterms:modified>
</cp:coreProperties>
</file>